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98DC" w14:textId="77777777" w:rsidR="00896651" w:rsidRDefault="00896651">
      <w:pPr>
        <w:pStyle w:val="Heading1"/>
        <w:rPr>
          <w:ins w:id="0" w:author="Van Campenhout, Bjorn (IFPRI-Belgium)" w:date="2026-05-27T12:31:00Z" w16du:dateUtc="2026-05-27T10:31:00Z"/>
        </w:rPr>
      </w:pPr>
      <w:bookmarkStart w:id="1" w:name="Xb4fdbd993ceca61878ea19cbc4074ee219fd691"/>
    </w:p>
    <w:p w14:paraId="57558C58" w14:textId="57C65924" w:rsidR="00832AE2" w:rsidRDefault="7A34FA74">
      <w:pPr>
        <w:pStyle w:val="Heading1"/>
      </w:pPr>
      <w:r>
        <w:t>Soil tests, vouchers, and the limits of site-specific fertilizer recommendations: Evidence from a Malawi experiment</w:t>
      </w:r>
    </w:p>
    <w:p w14:paraId="07F60056" w14:textId="584BB7F8" w:rsidR="00832AE2" w:rsidRDefault="35E4EF70" w:rsidP="35E4EF70">
      <w:pPr>
        <w:pStyle w:val="FirstParagraph"/>
        <w:jc w:val="both"/>
        <w:rPr>
          <w:i/>
          <w:iCs/>
        </w:rPr>
      </w:pPr>
      <w:r w:rsidRPr="35E4EF70">
        <w:rPr>
          <w:i/>
          <w:iCs/>
        </w:rPr>
        <w:t>Fertilizer recommendations based on a soil test, paired with a voucher worth $100, increased maize yields by about 19 percent in rural Malawi. But farmers used the voucher primarily to purchase more of the standard urea and NPK fertilizer bundle prescribed by the national subsidy program rather than the site-specific fertilizer blend prescribed by recommendations from the soil test.</w:t>
      </w:r>
    </w:p>
    <w:p w14:paraId="03779A18" w14:textId="38E2D943" w:rsidR="00832AE2" w:rsidRDefault="7A34FA74" w:rsidP="4CB33056">
      <w:pPr>
        <w:pStyle w:val="BodyText"/>
        <w:jc w:val="both"/>
      </w:pPr>
      <w:r>
        <w:t>By Thomas Assefa</w:t>
      </w:r>
      <w:r w:rsidRPr="7A34FA74">
        <w:rPr>
          <w:vertAlign w:val="superscript"/>
        </w:rPr>
        <w:t>*</w:t>
      </w:r>
      <w:r>
        <w:t>, Jonathan Atkinson</w:t>
      </w:r>
      <w:r w:rsidRPr="7A34FA74">
        <w:rPr>
          <w:vertAlign w:val="superscript"/>
        </w:rPr>
        <w:t>#</w:t>
      </w:r>
      <w:r>
        <w:t>, Joachim De Weerdt</w:t>
      </w:r>
      <w:r w:rsidRPr="7A34FA74">
        <w:rPr>
          <w:vertAlign w:val="superscript"/>
        </w:rPr>
        <w:t xml:space="preserve"> ‡</w:t>
      </w:r>
      <w:r>
        <w:t>, Edwin Siyame</w:t>
      </w:r>
      <w:r w:rsidRPr="7A34FA74">
        <w:rPr>
          <w:vertAlign w:val="superscript"/>
        </w:rPr>
        <w:t xml:space="preserve"> ‡</w:t>
      </w:r>
      <w:r>
        <w:t>, David J. Spielman</w:t>
      </w:r>
      <w:r w:rsidRPr="7A34FA74">
        <w:rPr>
          <w:vertAlign w:val="superscript"/>
        </w:rPr>
        <w:t>*</w:t>
      </w:r>
      <w:r>
        <w:t>, Hailemariam Ayalew</w:t>
      </w:r>
      <w:r w:rsidRPr="7A34FA74">
        <w:rPr>
          <w:vertAlign w:val="superscript"/>
        </w:rPr>
        <w:t xml:space="preserve"> ‡</w:t>
      </w:r>
      <w:r>
        <w:t>, and Bjorn Van Campenhout</w:t>
      </w:r>
      <w:r w:rsidRPr="7A34FA74">
        <w:rPr>
          <w:vertAlign w:val="superscript"/>
        </w:rPr>
        <w:t>*</w:t>
      </w:r>
      <w:r>
        <w:t xml:space="preserve"> | May 27, 2026</w:t>
      </w:r>
    </w:p>
    <w:p w14:paraId="46A8586C" w14:textId="42A93A9F" w:rsidR="00832AE2" w:rsidRDefault="35E4EF70">
      <w:pPr>
        <w:pStyle w:val="Heading3"/>
      </w:pPr>
      <w:bookmarkStart w:id="2" w:name="key-takeaways"/>
      <w:r>
        <w:t>Key takeaways</w:t>
      </w:r>
    </w:p>
    <w:p w14:paraId="43550652" w14:textId="6390E5E7" w:rsidR="00832AE2" w:rsidRDefault="35E4EF70" w:rsidP="4C253FB3">
      <w:pPr>
        <w:pStyle w:val="Compact"/>
        <w:numPr>
          <w:ilvl w:val="0"/>
          <w:numId w:val="2"/>
        </w:numPr>
      </w:pPr>
      <w:r>
        <w:t>Fertilizer recommendations based on a soil test, delivered on their own, produced no measurable change in fertilizer use, nutrient application, or maize yields among Malawian smallholders in a recent experiment.</w:t>
      </w:r>
    </w:p>
    <w:p w14:paraId="2FE03E86" w14:textId="16395DCC" w:rsidR="00832AE2" w:rsidRDefault="35E4EF70" w:rsidP="4C253FB3">
      <w:pPr>
        <w:pStyle w:val="Compact"/>
        <w:numPr>
          <w:ilvl w:val="0"/>
          <w:numId w:val="2"/>
        </w:numPr>
      </w:pPr>
      <w:r>
        <w:t>The same recommendation paired with a $100 voucher raised fertilizer use on the targeted plot and lifted maize yields by about 19 percent.</w:t>
      </w:r>
    </w:p>
    <w:p w14:paraId="48CB6023" w14:textId="5424FE06" w:rsidR="00832AE2" w:rsidRDefault="35E4EF70" w:rsidP="4C253FB3">
      <w:pPr>
        <w:pStyle w:val="Compact"/>
        <w:numPr>
          <w:ilvl w:val="0"/>
          <w:numId w:val="2"/>
        </w:numPr>
      </w:pPr>
      <w:r>
        <w:t>Voucher recipients used the money to purchase the standard bundle of urea and NPK recommended under the national subsidy program, and did not spend it on the lime, K, CAN, or MAP products prescribed by the recommendations from the soil test.</w:t>
      </w:r>
    </w:p>
    <w:p w14:paraId="3D34072A" w14:textId="6A42E1FF" w:rsidR="00832AE2" w:rsidRDefault="35E4EF70" w:rsidP="4C253FB3">
      <w:pPr>
        <w:pStyle w:val="Compact"/>
        <w:numPr>
          <w:ilvl w:val="0"/>
          <w:numId w:val="2"/>
        </w:numPr>
      </w:pPr>
      <w:r>
        <w:t xml:space="preserve">The experiment cannot identify why farmers ignored the precision blend. But the pattern is consistent with the presence of supply-side constraints—limited market availability of precision blend products, inappropriate package sizes and high products prices—alongside standard farmer-side constraints related to expectations, preferences, knowledge, and profitability. </w:t>
      </w:r>
    </w:p>
    <w:p w14:paraId="06623F00" w14:textId="7F2FB012" w:rsidR="008A3F27" w:rsidRDefault="35E4EF70" w:rsidP="4C253FB3">
      <w:pPr>
        <w:pStyle w:val="Compact"/>
        <w:numPr>
          <w:ilvl w:val="0"/>
          <w:numId w:val="2"/>
        </w:numPr>
      </w:pPr>
      <w:r>
        <w:t>More broadly, results suggest that while interventions that combine information provision and financial services may influence productivity, they do not necessarily nudge farmer behavior toward precision farming practices.</w:t>
      </w:r>
    </w:p>
    <w:p w14:paraId="186A8AA6" w14:textId="0B0E332F" w:rsidR="00C75C05" w:rsidRDefault="35E4EF70" w:rsidP="4C253FB3">
      <w:pPr>
        <w:pStyle w:val="Compact"/>
        <w:numPr>
          <w:ilvl w:val="0"/>
          <w:numId w:val="2"/>
        </w:numPr>
      </w:pPr>
      <w:r>
        <w:t>The findings suggest that improving only one part of the agricultural value chain, information or finance, may not be sufficient to induce precision input use.</w:t>
      </w:r>
    </w:p>
    <w:p w14:paraId="21DC28E9" w14:textId="77777777" w:rsidR="008A3F27" w:rsidRDefault="35E4EF70" w:rsidP="4C253FB3">
      <w:pPr>
        <w:pStyle w:val="Compact"/>
        <w:numPr>
          <w:ilvl w:val="0"/>
          <w:numId w:val="2"/>
        </w:numPr>
      </w:pPr>
      <w:r>
        <w:t>These results may potentially carry over to more sophisticated and more intensive information interventions. Examples include digital site-specific nutrient management decision support tools that combine remote sensing data with AI-</w:t>
      </w:r>
      <w:r>
        <w:lastRenderedPageBreak/>
        <w:t>powered advisories packaged in a smartphone app designed for use by smallholders.</w:t>
      </w:r>
    </w:p>
    <w:p w14:paraId="1003B80B" w14:textId="64C95642" w:rsidR="00832AE2" w:rsidRDefault="35E4EF70" w:rsidP="4C253FB3">
      <w:pPr>
        <w:pStyle w:val="Compact"/>
        <w:numPr>
          <w:ilvl w:val="0"/>
          <w:numId w:val="2"/>
        </w:numPr>
      </w:pPr>
      <w:r>
        <w:t xml:space="preserve">Continued testing of the impact of these tools should remain a priority. </w:t>
      </w:r>
    </w:p>
    <w:p w14:paraId="57E23FB1" w14:textId="77777777" w:rsidR="00C75C05" w:rsidRDefault="00C75C05" w:rsidP="35E4EF70">
      <w:pPr>
        <w:pStyle w:val="Compact"/>
        <w:ind w:left="720"/>
      </w:pPr>
    </w:p>
    <w:p w14:paraId="2A8B1DEA" w14:textId="477415E9" w:rsidR="00832AE2" w:rsidRDefault="7A34FA74" w:rsidP="7A34FA74">
      <w:pPr>
        <w:pStyle w:val="FirstParagraph"/>
      </w:pPr>
      <w:r>
        <w:t>Africa’s input subsidy programs have been the subject of a long-running reform debate. One strand of this debate proposes shifting from one-size-fits-all fertilizer packages to site-specific ones adapted to local conditions. The agronomic case rests on the promise of precision agriculture: instead of every household receiving an identical fertilizer package regardless of what their soils need, each would receive a recommendation tailored to a soil test from its own plot, and use the voucher used to buy the specific products and quantities prescribed. The approach is expected to increase the efficiency of fertilizer use compared to universal programs, an objective that has become especially important as international fertilizer prices have risen substantially in recent years, raising the fiscal and economic costs of inefficient input use.</w:t>
      </w:r>
    </w:p>
    <w:p w14:paraId="360769A8" w14:textId="674C0D7B" w:rsidR="00832AE2" w:rsidRDefault="0744134D" w:rsidP="35E4EF70">
      <w:pPr>
        <w:pStyle w:val="BodyText"/>
        <w:jc w:val="both"/>
      </w:pPr>
      <w:r>
        <w:t xml:space="preserve">Malawi’s Affordable Input Programme (AIP), a 100-kg bundle of NPK basal blend and urea topdressing distributed each season to a rationed share of households, is the kind of program at the center of this reform debate. We assess the effects of an alternative version of AIP that, at comparable cost, uses site-specific fertilizer recommendations and vouchers to improve the efficiency of input use. Results from a year-long randomized trial across 113 villages in central Malawi suggest that </w:t>
      </w:r>
      <w:commentRangeStart w:id="3"/>
      <w:r>
        <w:t xml:space="preserve">this approach increases fertilizer use and maize yields, but does not induce the precision fertilization that motivates that underpins it. </w:t>
      </w:r>
      <w:commentRangeEnd w:id="3"/>
      <w:r w:rsidR="00000000">
        <w:rPr>
          <w:rStyle w:val="CommentReference"/>
          <w:sz w:val="24"/>
          <w:szCs w:val="24"/>
        </w:rPr>
        <w:commentReference w:id="3"/>
      </w:r>
    </w:p>
    <w:p w14:paraId="556D2F17" w14:textId="77777777" w:rsidR="00832AE2" w:rsidRDefault="00000000">
      <w:pPr>
        <w:pStyle w:val="Heading3"/>
      </w:pPr>
      <w:bookmarkStart w:id="4" w:name="experimental-design"/>
      <w:bookmarkEnd w:id="2"/>
      <w:r>
        <w:t>Experimental design</w:t>
      </w:r>
    </w:p>
    <w:p w14:paraId="58B4761F" w14:textId="5CB4920E" w:rsidR="00832AE2" w:rsidRDefault="0744134D" w:rsidP="35E4EF70">
      <w:pPr>
        <w:pStyle w:val="FirstParagraph"/>
        <w:jc w:val="both"/>
      </w:pPr>
      <w:r>
        <w:t>Working with the agronomy team at Meridian and the Farm Service Unit, we randomized villages into three groups. In the first, a trained agronomist collected a soil sample from a farmer-selected plot and delivered a fertilizer recommendation tailored to that plot’s measured nitrogen, phosphorus, potassium, sulfur, and micronutrient levels — a hyper-local, individually-customized prescription specifying specific fertilizer products or blends, application rates, and quantities. In the second group, farmers received the same soil test-based recommendation plus a voucher worth 170,000 Malawi kwacha —$100, benchmarking the value of the AIP bundle — redeemable for fertilizer at a named branch of Farmer World agro-dealer network. A third group also had a farmer-selected plot soil-sampled and analyzed using the same procedures, but farmers did not receive either the soil-test recommendation nor the voucher and thus served as the comparison group. At the end of the season, we measured fertilizer use, maize yields, and AIP receipt, and collected data on two plots per household: the soil-tested plot and a second, randomly selected plot.</w:t>
      </w:r>
    </w:p>
    <w:p w14:paraId="1E246B44" w14:textId="77777777" w:rsidR="00832AE2" w:rsidRDefault="00000000">
      <w:pPr>
        <w:pStyle w:val="Heading3"/>
      </w:pPr>
      <w:bookmarkStart w:id="5" w:name="the-recommendation-alone"/>
      <w:bookmarkEnd w:id="4"/>
      <w:r>
        <w:t>The recommendation alone</w:t>
      </w:r>
    </w:p>
    <w:p w14:paraId="7633C7AC" w14:textId="33C36DC4" w:rsidR="00832AE2" w:rsidRDefault="0744134D" w:rsidP="35E4EF70">
      <w:pPr>
        <w:pStyle w:val="FirstParagraph"/>
        <w:jc w:val="both"/>
      </w:pPr>
      <w:r>
        <w:t xml:space="preserve">The recommendation-only treatment arm produced no measurable change in fertilizer purchased, nutrients applied, maize harvested, or the participation in the national subsidy program. This null result is consistent with the broader literature on information-only </w:t>
      </w:r>
      <w:r>
        <w:lastRenderedPageBreak/>
        <w:t>interventions in smallholder agriculture, but it is especially informative here because the advice came from a credible, well-resourced commercial agronomy service rather than a stretched public extension system. If even credentialed, plot-specific advice does not change behavior, blanket extension messaging and soil-health-card schemes are unlikely to do so. The finding therefore suggests that even highly customized and credible agronomic information may not be sufficient to change farmer behavior when delivered on its own.</w:t>
      </w:r>
    </w:p>
    <w:p w14:paraId="3B8005A0" w14:textId="77777777" w:rsidR="00832AE2" w:rsidRDefault="00000000">
      <w:pPr>
        <w:pStyle w:val="Heading3"/>
      </w:pPr>
      <w:bookmarkStart w:id="6" w:name="what-the-voucher-actually-bought"/>
      <w:bookmarkEnd w:id="5"/>
      <w:r>
        <w:t>What the voucher actually bought</w:t>
      </w:r>
    </w:p>
    <w:p w14:paraId="3964936E" w14:textId="77777777" w:rsidR="00832AE2" w:rsidRDefault="00000000">
      <w:pPr>
        <w:pStyle w:val="FirstParagraph"/>
      </w:pPr>
      <w:r>
        <w:t>The voucher arm tells a different and more nuanced story.</w:t>
      </w:r>
    </w:p>
    <w:p w14:paraId="6278C7AA" w14:textId="7A6D01ED" w:rsidR="00832AE2" w:rsidRDefault="0744134D" w:rsidP="0744134D">
      <w:pPr>
        <w:pStyle w:val="BodyText"/>
        <w:jc w:val="both"/>
      </w:pPr>
      <w:r>
        <w:t>On the soil-tested plot, voucher recipients applied roughly 30 kg more fertilizer than the comparison group and harvested about 19 percent more maize. The productivity gain appears to be driven by the voucher intervention: the information arm by itself produced no such gain.</w:t>
      </w:r>
    </w:p>
    <w:p w14:paraId="4E90A364" w14:textId="69F5C6C1" w:rsidR="00832AE2" w:rsidRDefault="0744134D" w:rsidP="0744134D">
      <w:pPr>
        <w:pStyle w:val="BodyText"/>
        <w:jc w:val="both"/>
      </w:pPr>
      <w:r>
        <w:t>Decomposing voucher purchases by product, however, qualifies the precision-fertilization interpretation.</w:t>
      </w:r>
      <w:commentRangeStart w:id="7"/>
      <w:r>
        <w:t xml:space="preserve"> The voucher-induced additional fertilizer consists overwhelmingly of urea (about 18 kg) and NPK 23:10:5 basal blend (about 19 kg) — figures from product-level regressions that need not sum to the total.</w:t>
      </w:r>
      <w:commentRangeEnd w:id="7"/>
      <w:r w:rsidR="4C916C1F">
        <w:rPr>
          <w:rStyle w:val="CommentReference"/>
          <w:sz w:val="24"/>
          <w:szCs w:val="24"/>
        </w:rPr>
        <w:commentReference w:id="7"/>
      </w:r>
      <w:r>
        <w:t xml:space="preserve"> </w:t>
      </w:r>
      <w:commentRangeStart w:id="8"/>
      <w:r>
        <w:t xml:space="preserve">That 50/50 split is, to a close approximation, the composition of the AIP bundle. </w:t>
      </w:r>
      <w:commentRangeEnd w:id="8"/>
      <w:r w:rsidR="4C916C1F">
        <w:rPr>
          <w:rStyle w:val="CommentReference"/>
          <w:sz w:val="24"/>
          <w:szCs w:val="24"/>
        </w:rPr>
        <w:commentReference w:id="8"/>
      </w:r>
      <w:r>
        <w:t>Where the soil-test-based recommendation prescribed something different from the modal Malawi maize prescription, farmers did not buy it:</w:t>
      </w:r>
    </w:p>
    <w:p w14:paraId="1DD91CFB" w14:textId="77777777" w:rsidR="00832AE2" w:rsidRDefault="5ADCBC4E">
      <w:pPr>
        <w:pStyle w:val="Compact"/>
        <w:numPr>
          <w:ilvl w:val="0"/>
          <w:numId w:val="3"/>
        </w:numPr>
      </w:pPr>
      <w:r>
        <w:t>Potassium products (MOP, SOP, or potassium sulphate) were prescribed for roughly two-thirds of households in our sample. Application in the voucher arm was essentially zero, and lower than in the comparison group.</w:t>
      </w:r>
    </w:p>
    <w:p w14:paraId="2D398102" w14:textId="7BCFCFB4" w:rsidR="00832AE2" w:rsidRDefault="5ADCBC4E">
      <w:pPr>
        <w:pStyle w:val="Compact"/>
        <w:numPr>
          <w:ilvl w:val="0"/>
          <w:numId w:val="3"/>
        </w:numPr>
      </w:pPr>
      <w:r>
        <w:t>Lime was recommended for about a quarter of households. No household in any arm applied lime.</w:t>
      </w:r>
    </w:p>
    <w:p w14:paraId="1216E992" w14:textId="77777777" w:rsidR="00832AE2" w:rsidRDefault="5ADCBC4E">
      <w:pPr>
        <w:pStyle w:val="Compact"/>
        <w:numPr>
          <w:ilvl w:val="0"/>
          <w:numId w:val="3"/>
        </w:numPr>
      </w:pPr>
      <w:r>
        <w:t xml:space="preserve">Calcium ammonium nitrate (CAN) was the recommended topdress for the modal recommendation; </w:t>
      </w:r>
      <w:commentRangeStart w:id="9"/>
      <w:r>
        <w:t>voucher recipients actually used less CAN than the recommendation-only arm.</w:t>
      </w:r>
      <w:commentRangeEnd w:id="9"/>
      <w:r w:rsidR="00000000">
        <w:rPr>
          <w:rStyle w:val="CommentReference"/>
          <w:sz w:val="24"/>
          <w:szCs w:val="24"/>
        </w:rPr>
        <w:commentReference w:id="9"/>
      </w:r>
    </w:p>
    <w:p w14:paraId="140B303A" w14:textId="77777777" w:rsidR="00832AE2" w:rsidRDefault="00000000">
      <w:pPr>
        <w:pStyle w:val="Compact"/>
        <w:numPr>
          <w:ilvl w:val="0"/>
          <w:numId w:val="3"/>
        </w:numPr>
      </w:pPr>
      <w:r>
        <w:t>MAP was prescribed for a smaller share of farmers; uptake was zero in every arm.</w:t>
      </w:r>
    </w:p>
    <w:p w14:paraId="0C45DEAA" w14:textId="4151513E" w:rsidR="00832AE2" w:rsidRDefault="0B7AD664">
      <w:pPr>
        <w:pStyle w:val="FirstParagraph"/>
      </w:pPr>
      <w:commentRangeStart w:id="10"/>
      <w:r>
        <w:t>The voucher pulled farmers toward the standard Malawi maize bundle and away from the distinctive components of their own fertilizer recommendation. The</w:t>
      </w:r>
      <w:commentRangeEnd w:id="10"/>
      <w:r w:rsidR="00000000">
        <w:rPr>
          <w:rStyle w:val="CommentReference"/>
          <w:sz w:val="24"/>
          <w:szCs w:val="24"/>
        </w:rPr>
        <w:commentReference w:id="10"/>
      </w:r>
      <w:r>
        <w:t xml:space="preserve"> productivity gain came primarily from intensification of fertilizer products farmers were already using, not from adoption of the precision blend that the recommendation prescribed.</w:t>
      </w:r>
    </w:p>
    <w:p w14:paraId="6F7BDF12" w14:textId="415BE312" w:rsidR="00832AE2" w:rsidRDefault="0B7AD664">
      <w:pPr>
        <w:pStyle w:val="BodyText"/>
      </w:pPr>
      <w:r>
        <w:t>This finding contrasts with evidence from the most cited prior study on the same question. A Tanzanian experiment by Harou and co-authors (2022) — a rare design with both a voucher-only and a recommendation-plus-voucher arm — found that the bundle shifted half of farmers toward the soil-test-prescribed product (ammonium sulfate, the relevant input where soils were sulfur-deficient), compared with only 4% of farmers in the voucher-only arm. Our Malawian voucher arm does not produce a comparable shift in product choice.</w:t>
      </w:r>
    </w:p>
    <w:p w14:paraId="6E4A48A8" w14:textId="4E1F916D" w:rsidR="00832AE2" w:rsidRDefault="0B7AD664">
      <w:pPr>
        <w:pStyle w:val="Heading3"/>
      </w:pPr>
      <w:bookmarkStart w:id="11" w:name="implications-for-input-subsidy-reform"/>
      <w:bookmarkEnd w:id="6"/>
      <w:r>
        <w:lastRenderedPageBreak/>
        <w:t>Implications for input-subsidy reform</w:t>
      </w:r>
    </w:p>
    <w:p w14:paraId="2E48430D" w14:textId="4C18A008" w:rsidR="00DC4A41" w:rsidRDefault="0B7AD664" w:rsidP="0B7AD664">
      <w:pPr>
        <w:pStyle w:val="FirstParagraph"/>
        <w:jc w:val="both"/>
      </w:pPr>
      <w:r>
        <w:t xml:space="preserve">The case for incorporating site-specific fertilizer recommendations into subsidy design rests in part on the promise of more efficient fertilizer use, a goal that has become increasingly important as fertilizer prices have gone up. Our data show that pairing soil-test-based recommendations with vouchers increases fertilizer use and </w:t>
      </w:r>
      <w:del w:id="12" w:author="Bjorn Van Campenhout" w:date="2026-05-27T10:13:00Z" w16du:dateUtc="2026-05-27T10:13:11Z">
        <w:r w:rsidR="00DC4A41" w:rsidDel="0B7AD664">
          <w:delText>yields, but</w:delText>
        </w:r>
      </w:del>
      <w:ins w:id="13" w:author="Bjorn Van Campenhout" w:date="2026-05-27T10:13:00Z" w16du:dateUtc="2026-05-27T10:13:11Z">
        <w:r>
          <w:t>yields but</w:t>
        </w:r>
      </w:ins>
      <w:r>
        <w:t xml:space="preserve"> does not translate into adoption of a soil-matched input mix. Instead, farmers use additional resources to intensify application of the standard bundle.</w:t>
      </w:r>
    </w:p>
    <w:p w14:paraId="4995968C" w14:textId="26A66A33" w:rsidR="00832AE2" w:rsidRDefault="0B7AD664" w:rsidP="0B7AD664">
      <w:pPr>
        <w:pStyle w:val="FirstParagraph"/>
        <w:jc w:val="both"/>
      </w:pPr>
      <w:commentRangeStart w:id="14"/>
      <w:r>
        <w:t xml:space="preserve">If supply-side stocking </w:t>
      </w:r>
      <w:commentRangeEnd w:id="14"/>
      <w:r w:rsidR="00000000">
        <w:rPr>
          <w:rStyle w:val="CommentReference"/>
          <w:sz w:val="24"/>
          <w:szCs w:val="24"/>
        </w:rPr>
        <w:commentReference w:id="14"/>
      </w:r>
      <w:r>
        <w:t xml:space="preserve">is in fact a </w:t>
      </w:r>
      <w:commentRangeStart w:id="15"/>
      <w:r>
        <w:t>binding constraint</w:t>
      </w:r>
      <w:commentRangeEnd w:id="15"/>
      <w:r w:rsidR="00000000">
        <w:rPr>
          <w:rStyle w:val="CommentReference"/>
          <w:sz w:val="24"/>
          <w:szCs w:val="24"/>
        </w:rPr>
        <w:commentReference w:id="15"/>
      </w:r>
      <w:r>
        <w:t xml:space="preserve">, the actionable lever is the input-supply side itself. Investments to broaden the range of products agro-dealers stock, introduce smaller package sizes for lime and specialty fertilizers, train agro-dealers on the recommended products, and ensure reliable availability of the products that soil tests actually recommend would change what a voucher can buy. Without those upstream investments, layering flexible input vouchers and soil tests on top of AIP is unlikely to deliver the precision agriculture that the policy debate envisions. At the same time, </w:t>
      </w:r>
      <w:commentRangeStart w:id="16"/>
      <w:r>
        <w:t xml:space="preserve">demand-side </w:t>
      </w:r>
      <w:commentRangeEnd w:id="16"/>
      <w:r w:rsidR="00000000">
        <w:rPr>
          <w:rStyle w:val="CommentReference"/>
          <w:sz w:val="24"/>
          <w:szCs w:val="24"/>
        </w:rPr>
        <w:commentReference w:id="16"/>
      </w:r>
      <w:r>
        <w:t xml:space="preserve">constraints are also likely to shape input choices and need to be addressed simultaneously. </w:t>
      </w:r>
    </w:p>
    <w:p w14:paraId="0ABD5420" w14:textId="011C2CB0" w:rsidR="00832AE2" w:rsidRDefault="0B7AD664" w:rsidP="0B7AD664">
      <w:pPr>
        <w:pStyle w:val="BodyText"/>
        <w:jc w:val="both"/>
      </w:pPr>
      <w:r>
        <w:t>The point generalizes beyond fertilizer subsidies. A wave of recent agricultural-development investment is directed at one or two visible links of the value chain: AI-assisted extension, digital decision-support tools, satellite-derived plot diagnostics, precision-irrigation advice, hyper-local weather and pest alerts delivered to farmers’ phones. The implicit assumption is that upgrading these front-end advisory components is the binding constraint on adoption. Our experiment in Malawi suggests that assumption deserves scrutiny. An agricultural value chain has many links: soil diagnostics, advisory delivery, product portfolios at the dealer, package sizes, prices, working capital for stockholding, transport, application equipment, and the credit and risk tools that determine what a farmer can actually buy and apply</w:t>
      </w:r>
      <w:commentRangeStart w:id="17"/>
      <w:r>
        <w:t xml:space="preserve">. Upgrading one or two of those links to a high-tech standard while leaving the others generic does not deliver high-tech outcomes </w:t>
      </w:r>
      <w:commentRangeEnd w:id="17"/>
      <w:r w:rsidR="00000000">
        <w:rPr>
          <w:rStyle w:val="CommentReference"/>
          <w:sz w:val="24"/>
          <w:szCs w:val="24"/>
        </w:rPr>
        <w:commentReference w:id="17"/>
      </w:r>
      <w:r>
        <w:t xml:space="preserve">— the chain runs at the speed of its slowest link. The components of any agricultural-technology system need to be upgraded together. </w:t>
      </w:r>
      <w:commentRangeStart w:id="18"/>
      <w:r>
        <w:t>Precision advice without precision supply delivers neither.</w:t>
      </w:r>
      <w:commentRangeEnd w:id="18"/>
      <w:r w:rsidR="00000000">
        <w:rPr>
          <w:rStyle w:val="CommentReference"/>
          <w:sz w:val="24"/>
          <w:szCs w:val="24"/>
        </w:rPr>
        <w:commentReference w:id="18"/>
      </w:r>
    </w:p>
    <w:p w14:paraId="1C510C3F" w14:textId="2E6F40A8" w:rsidR="00832AE2" w:rsidDel="00A971B8" w:rsidRDefault="00D76D6E">
      <w:pPr>
        <w:rPr>
          <w:del w:id="19" w:author="Tiruneh, Hailemariam (IFPRI-Kenya)" w:date="2026-05-14T15:38:00Z" w16du:dateUtc="2026-05-14T08:38:00Z"/>
        </w:rPr>
      </w:pPr>
      <w:del w:id="20" w:author="Tiruneh, Hailemariam (IFPRI-Kenya)" w:date="2026-05-14T15:38:00Z" w16du:dateUtc="2026-05-14T08:38:00Z">
        <w:r>
          <w:rPr>
            <w:noProof/>
          </w:rPr>
          <w:pict w14:anchorId="67CE599C">
            <v:rect id="_x0000_i1025" alt="" style="width:468pt;height:.05pt;mso-width-percent:0;mso-height-percent:0;mso-width-percent:0;mso-height-percent:0" o:hralign="center" o:hrstd="t" o:hr="t"/>
          </w:pict>
        </w:r>
      </w:del>
    </w:p>
    <w:p w14:paraId="6C4F7E56" w14:textId="5FCBC252" w:rsidR="00832AE2" w:rsidRDefault="0B7AD664" w:rsidP="0B7AD664">
      <w:pPr>
        <w:pStyle w:val="FirstParagraph"/>
        <w:spacing w:before="20" w:after="20"/>
        <w:jc w:val="both"/>
      </w:pPr>
      <w:r>
        <w:t>*Thomas Assefa is with IFPRI’s Agrifood Innovation and Resilience Unit, based in Nairobi. Jonathan Atkinson is with Solidaridad Southern Africa, Johannesburg. Joachim De Weerdt is with IFPRI’s Development Strategy and Governance Division, based in Lilongwe. Edwin Siyame is with IFPRI’s Development Strategy and Governance Division, based in Lilongwe. David J. Spielman is with the School of Public Health, Washington University in St. Louis. Hailemariam Ayalew is with IFPRI’s Development Strategies and Governance Unit, based in Nairobi. Bjorn Van Campenhout is with IFPRI’s Markets, Trade, and Institutions Unit, based in Leuven. Opinions are the authors’.</w:t>
      </w:r>
      <w:bookmarkEnd w:id="1"/>
      <w:bookmarkEnd w:id="11"/>
    </w:p>
    <w:sectPr w:rsidR="00832AE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e Weerdt, Joachim (IFPRI-Malawi)" w:date="2026-05-15T09:12:00Z" w:initials="JD">
    <w:p w14:paraId="14CAF6F8" w14:textId="77777777" w:rsidR="006E28DB" w:rsidRDefault="006E28DB" w:rsidP="006E28DB">
      <w:pPr>
        <w:pStyle w:val="CommentText"/>
      </w:pPr>
      <w:r>
        <w:rPr>
          <w:rStyle w:val="CommentReference"/>
        </w:rPr>
        <w:annotationRef/>
      </w:r>
      <w:r>
        <w:t>Increases compared to no subsidies, but not increases compared to AIP. So if we frame it as an alternative to AIP - which I think is the most compelling framing - we should conclude that it does not give different outcomes compared to AIP?</w:t>
      </w:r>
    </w:p>
  </w:comment>
  <w:comment w:id="7" w:author="Thomas Assefa" w:date="2026-05-18T12:30:00Z" w:initials="TA">
    <w:p w14:paraId="224A62E1" w14:textId="5F5C02A2" w:rsidR="00EF5898" w:rsidRDefault="00000000">
      <w:pPr>
        <w:pStyle w:val="CommentText"/>
      </w:pPr>
      <w:r>
        <w:rPr>
          <w:rStyle w:val="CommentReference"/>
        </w:rPr>
        <w:annotationRef/>
      </w:r>
      <w:r w:rsidRPr="49FBC53C">
        <w:t>This is not supposed to sum to 30 kg? Maybe not, as we may be running different regressions for the decomposition purpose, but if so, we may want to clarify briefly or adjust wording so readers do not interpret this as an inconsistency.</w:t>
      </w:r>
    </w:p>
  </w:comment>
  <w:comment w:id="8" w:author="De Weerdt, Joachim (IFPRI-Malawi)" w:date="2026-05-15T12:19:00Z" w:initials="JD">
    <w:p w14:paraId="7496B530" w14:textId="6E3D51B0" w:rsidR="00C53038" w:rsidRDefault="00C53038" w:rsidP="00C53038">
      <w:pPr>
        <w:pStyle w:val="CommentText"/>
      </w:pPr>
      <w:r>
        <w:rPr>
          <w:rStyle w:val="CommentReference"/>
        </w:rPr>
        <w:annotationRef/>
      </w:r>
      <w:r>
        <w:t xml:space="preserve">That might be true in the aggregate but perhaps not true for each farmer? My sense based on eyeballing the data was that (i) often the recommendations did include urea and NPK and (ii) the typically did not include them in equal proportions (as per blanket recommendations) - i.e., often farmers needed to apply much more / only NPK or much more / only urea.  </w:t>
      </w:r>
    </w:p>
  </w:comment>
  <w:comment w:id="9" w:author="De Weerdt, Joachim (IFPRI-Malawi)" w:date="2026-05-15T12:20:00Z" w:initials="JD">
    <w:p w14:paraId="724EBB17" w14:textId="77777777" w:rsidR="00D2350F" w:rsidRDefault="00D2350F" w:rsidP="00D2350F">
      <w:pPr>
        <w:pStyle w:val="CommentText"/>
      </w:pPr>
      <w:r>
        <w:rPr>
          <w:rStyle w:val="CommentReference"/>
        </w:rPr>
        <w:annotationRef/>
      </w:r>
      <w:r>
        <w:t>Was this a meaningful difference?</w:t>
      </w:r>
    </w:p>
  </w:comment>
  <w:comment w:id="10" w:author="De Weerdt, Joachim (IFPRI-Malawi)" w:date="2026-05-15T12:23:00Z" w:initials="JD">
    <w:p w14:paraId="7F7B0330" w14:textId="77777777" w:rsidR="00AE307A" w:rsidRDefault="00D2350F" w:rsidP="00AE307A">
      <w:pPr>
        <w:pStyle w:val="CommentText"/>
      </w:pPr>
      <w:r>
        <w:rPr>
          <w:rStyle w:val="CommentReference"/>
        </w:rPr>
        <w:annotationRef/>
      </w:r>
      <w:r w:rsidR="00AE307A">
        <w:t xml:space="preserve">Want to highlight that I deleted the first sentence because I don’t think our results say that somehow farmers were less likely to use recommended products. Compared to the control they were not pulled away from them - they were just not pulled towards them. </w:t>
      </w:r>
    </w:p>
  </w:comment>
  <w:comment w:id="14" w:author="De Weerdt, Joachim (IFPRI-Malawi)" w:date="2026-05-15T13:39:00Z" w:initials="JD">
    <w:p w14:paraId="73D60155" w14:textId="77777777" w:rsidR="007773C4" w:rsidRDefault="007773C4" w:rsidP="007773C4">
      <w:pPr>
        <w:pStyle w:val="CommentText"/>
      </w:pPr>
      <w:r>
        <w:rPr>
          <w:rStyle w:val="CommentReference"/>
        </w:rPr>
        <w:annotationRef/>
      </w:r>
      <w:r>
        <w:t>We only discuss this, but what about demand-side?</w:t>
      </w:r>
    </w:p>
  </w:comment>
  <w:comment w:id="15" w:author="De Weerdt, Joachim (IFPRI-Malawi)" w:date="2026-05-15T13:44:00Z" w:initials="JD">
    <w:p w14:paraId="6EDE7909" w14:textId="77777777" w:rsidR="007773C4" w:rsidRDefault="007773C4" w:rsidP="007773C4">
      <w:pPr>
        <w:pStyle w:val="CommentText"/>
      </w:pPr>
      <w:r>
        <w:rPr>
          <w:rStyle w:val="CommentReference"/>
        </w:rPr>
        <w:annotationRef/>
      </w:r>
      <w:r>
        <w:t>We can reference this:</w:t>
      </w:r>
    </w:p>
    <w:p w14:paraId="67D639B7" w14:textId="77777777" w:rsidR="007773C4" w:rsidRDefault="007773C4" w:rsidP="007773C4">
      <w:pPr>
        <w:pStyle w:val="CommentText"/>
      </w:pPr>
    </w:p>
    <w:p w14:paraId="436A5081" w14:textId="77777777" w:rsidR="007773C4" w:rsidRDefault="007773C4" w:rsidP="007773C4">
      <w:pPr>
        <w:pStyle w:val="CommentText"/>
      </w:pPr>
      <w:hyperlink r:id="rId1" w:history="1">
        <w:r w:rsidRPr="00B225B5">
          <w:rPr>
            <w:rStyle w:val="Hyperlink"/>
          </w:rPr>
          <w:t>https://www.annualreviews.org/content/journals/10.1146/annurev-resource-102324-122108</w:t>
        </w:r>
      </w:hyperlink>
    </w:p>
  </w:comment>
  <w:comment w:id="16" w:author="De Weerdt, Joachim (IFPRI-Malawi)" w:date="2026-05-15T13:42:00Z" w:initials="JD">
    <w:p w14:paraId="73929EE6" w14:textId="77777777" w:rsidR="007773C4" w:rsidRDefault="007773C4" w:rsidP="007773C4">
      <w:pPr>
        <w:pStyle w:val="CommentText"/>
      </w:pPr>
      <w:r>
        <w:rPr>
          <w:rStyle w:val="CommentReference"/>
        </w:rPr>
        <w:annotationRef/>
      </w:r>
      <w:r>
        <w:t>A little empty for now, but including as a placeholeder (unless we really nail this as a supply issue)</w:t>
      </w:r>
    </w:p>
  </w:comment>
  <w:comment w:id="17" w:author="De Weerdt, Joachim (IFPRI-Malawi)" w:date="2026-05-15T13:49:00Z" w:initials="JD">
    <w:p w14:paraId="7114EC04" w14:textId="77777777" w:rsidR="00807F65" w:rsidRDefault="00807F65" w:rsidP="00807F65">
      <w:pPr>
        <w:pStyle w:val="CommentText"/>
      </w:pPr>
      <w:r>
        <w:rPr>
          <w:rStyle w:val="CommentReference"/>
        </w:rPr>
        <w:annotationRef/>
      </w:r>
      <w:r>
        <w:t>We can cite the book on socio-technical innovation bundles:</w:t>
      </w:r>
    </w:p>
    <w:p w14:paraId="4AAF3E34" w14:textId="77777777" w:rsidR="00807F65" w:rsidRDefault="00807F65" w:rsidP="00807F65">
      <w:pPr>
        <w:pStyle w:val="CommentText"/>
      </w:pPr>
    </w:p>
    <w:p w14:paraId="14BCD8ED" w14:textId="77777777" w:rsidR="00807F65" w:rsidRDefault="00807F65" w:rsidP="00807F65">
      <w:pPr>
        <w:pStyle w:val="CommentText"/>
      </w:pPr>
      <w:hyperlink r:id="rId2" w:history="1">
        <w:r w:rsidRPr="006B635F">
          <w:rPr>
            <w:rStyle w:val="Hyperlink"/>
          </w:rPr>
          <w:t>https://link.springer.com/book/10.1007/978-3-030-88802-2</w:t>
        </w:r>
      </w:hyperlink>
    </w:p>
  </w:comment>
  <w:comment w:id="18" w:author="De Weerdt, Joachim (IFPRI-Malawi)" w:date="2026-05-15T13:46:00Z" w:initials="JD">
    <w:p w14:paraId="2E010409" w14:textId="77777777" w:rsidR="000817B4" w:rsidRDefault="007773C4" w:rsidP="000817B4">
      <w:pPr>
        <w:pStyle w:val="CommentText"/>
      </w:pPr>
      <w:r>
        <w:rPr>
          <w:rStyle w:val="CommentReference"/>
        </w:rPr>
        <w:annotationRef/>
      </w:r>
      <w:r w:rsidR="000817B4">
        <w:t>This again seems to suggest we nailed the supply aide as the dominant force, which I don’t think is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CAF6F8" w15:done="0"/>
  <w15:commentEx w15:paraId="224A62E1" w15:done="0"/>
  <w15:commentEx w15:paraId="7496B530" w15:done="0"/>
  <w15:commentEx w15:paraId="724EBB17" w15:done="0"/>
  <w15:commentEx w15:paraId="7F7B0330" w15:done="0"/>
  <w15:commentEx w15:paraId="73D60155" w15:done="0"/>
  <w15:commentEx w15:paraId="436A5081" w15:done="0"/>
  <w15:commentEx w15:paraId="73929EE6" w15:done="0"/>
  <w15:commentEx w15:paraId="14BCD8ED" w15:done="0"/>
  <w15:commentEx w15:paraId="2E0104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D6BC49" w16cex:dateUtc="2026-05-15T07:12:00Z"/>
  <w16cex:commentExtensible w16cex:durableId="3687C7EB" w16cex:dateUtc="2026-05-18T09:30:00Z"/>
  <w16cex:commentExtensible w16cex:durableId="6172A9D8" w16cex:dateUtc="2026-05-15T10:19:00Z"/>
  <w16cex:commentExtensible w16cex:durableId="6C88DB41" w16cex:dateUtc="2026-05-15T10:20:00Z"/>
  <w16cex:commentExtensible w16cex:durableId="33442519" w16cex:dateUtc="2026-05-15T10:23:00Z"/>
  <w16cex:commentExtensible w16cex:durableId="4A14E4B9" w16cex:dateUtc="2026-05-15T11:39:00Z"/>
  <w16cex:commentExtensible w16cex:durableId="64848453" w16cex:dateUtc="2026-05-15T11:44:00Z"/>
  <w16cex:commentExtensible w16cex:durableId="5D69D3A3" w16cex:dateUtc="2026-05-15T11:42:00Z"/>
  <w16cex:commentExtensible w16cex:durableId="2DAE757D" w16cex:dateUtc="2026-05-15T11:49:00Z"/>
  <w16cex:commentExtensible w16cex:durableId="3D07780A" w16cex:dateUtc="2026-05-15T1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CAF6F8" w16cid:durableId="3CD6BC49"/>
  <w16cid:commentId w16cid:paraId="224A62E1" w16cid:durableId="3687C7EB"/>
  <w16cid:commentId w16cid:paraId="7496B530" w16cid:durableId="6172A9D8"/>
  <w16cid:commentId w16cid:paraId="724EBB17" w16cid:durableId="6C88DB41"/>
  <w16cid:commentId w16cid:paraId="7F7B0330" w16cid:durableId="33442519"/>
  <w16cid:commentId w16cid:paraId="73D60155" w16cid:durableId="4A14E4B9"/>
  <w16cid:commentId w16cid:paraId="436A5081" w16cid:durableId="64848453"/>
  <w16cid:commentId w16cid:paraId="73929EE6" w16cid:durableId="5D69D3A3"/>
  <w16cid:commentId w16cid:paraId="14BCD8ED" w16cid:durableId="2DAE757D"/>
  <w16cid:commentId w16cid:paraId="2E010409" w16cid:durableId="3D0778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DED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0A7C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43451418">
    <w:abstractNumId w:val="0"/>
  </w:num>
  <w:num w:numId="2" w16cid:durableId="209464775">
    <w:abstractNumId w:val="1"/>
  </w:num>
  <w:num w:numId="3" w16cid:durableId="14888608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Campenhout, Bjorn (IFPRI-Belgium)">
    <w15:presenceInfo w15:providerId="AD" w15:userId="S::B.VanCampenhout@cgiar.org::5103c82b-a540-4b02-bb54-a903448655e5"/>
  </w15:person>
  <w15:person w15:author="De Weerdt, Joachim (IFPRI-Malawi)">
    <w15:presenceInfo w15:providerId="AD" w15:userId="S::J.DeWeerdt@cgiar.org::320695fd-918f-4f46-9aed-5f67186afc74"/>
  </w15:person>
  <w15:person w15:author="Tiruneh, Hailemariam (IFPRI-Kenya)">
    <w15:presenceInfo w15:providerId="AD" w15:userId="S::H.Tiruneh@cgiar.org::8a464305-632c-4194-a186-05486801a9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E2"/>
    <w:rsid w:val="00032C69"/>
    <w:rsid w:val="00036D41"/>
    <w:rsid w:val="0004031E"/>
    <w:rsid w:val="000817B4"/>
    <w:rsid w:val="00154532"/>
    <w:rsid w:val="002508B5"/>
    <w:rsid w:val="002B25AE"/>
    <w:rsid w:val="002C5608"/>
    <w:rsid w:val="002D7B96"/>
    <w:rsid w:val="002E61A7"/>
    <w:rsid w:val="00364A31"/>
    <w:rsid w:val="00390AF3"/>
    <w:rsid w:val="003B19EE"/>
    <w:rsid w:val="003C6CDF"/>
    <w:rsid w:val="003E2D00"/>
    <w:rsid w:val="00430312"/>
    <w:rsid w:val="004A072C"/>
    <w:rsid w:val="00576E9F"/>
    <w:rsid w:val="00621074"/>
    <w:rsid w:val="006A710A"/>
    <w:rsid w:val="006C05C6"/>
    <w:rsid w:val="006E28DB"/>
    <w:rsid w:val="007353DD"/>
    <w:rsid w:val="00773A67"/>
    <w:rsid w:val="007773C4"/>
    <w:rsid w:val="00786A84"/>
    <w:rsid w:val="007B6D55"/>
    <w:rsid w:val="007F3AE3"/>
    <w:rsid w:val="00807F65"/>
    <w:rsid w:val="00832AE2"/>
    <w:rsid w:val="0088671F"/>
    <w:rsid w:val="00896651"/>
    <w:rsid w:val="008A3F27"/>
    <w:rsid w:val="009173FE"/>
    <w:rsid w:val="00970DB5"/>
    <w:rsid w:val="00A971B8"/>
    <w:rsid w:val="00AA2E94"/>
    <w:rsid w:val="00AE307A"/>
    <w:rsid w:val="00AE3438"/>
    <w:rsid w:val="00B4107F"/>
    <w:rsid w:val="00B418C3"/>
    <w:rsid w:val="00BB36AE"/>
    <w:rsid w:val="00BD05B5"/>
    <w:rsid w:val="00BE1E18"/>
    <w:rsid w:val="00C00808"/>
    <w:rsid w:val="00C53038"/>
    <w:rsid w:val="00C75C05"/>
    <w:rsid w:val="00CA0A69"/>
    <w:rsid w:val="00D2350F"/>
    <w:rsid w:val="00D45B5E"/>
    <w:rsid w:val="00D76D6E"/>
    <w:rsid w:val="00DC2D1A"/>
    <w:rsid w:val="00DC4A41"/>
    <w:rsid w:val="00DD6543"/>
    <w:rsid w:val="00DD6DE1"/>
    <w:rsid w:val="00E0798B"/>
    <w:rsid w:val="00E7295A"/>
    <w:rsid w:val="00ED184E"/>
    <w:rsid w:val="00EE6FED"/>
    <w:rsid w:val="00EF5898"/>
    <w:rsid w:val="0744134D"/>
    <w:rsid w:val="0B7AD664"/>
    <w:rsid w:val="28171D1F"/>
    <w:rsid w:val="326943EF"/>
    <w:rsid w:val="35E4EF70"/>
    <w:rsid w:val="4C253FB3"/>
    <w:rsid w:val="4C916C1F"/>
    <w:rsid w:val="4CB33056"/>
    <w:rsid w:val="551FE767"/>
    <w:rsid w:val="5ADCBC4E"/>
    <w:rsid w:val="6B30183A"/>
    <w:rsid w:val="7A34FA74"/>
    <w:rsid w:val="7C4F0E14"/>
    <w:rsid w:val="7DD468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BA9C"/>
  <w15:docId w15:val="{ADBC912A-154B-1843-86B1-64BDC0B7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2B25AE"/>
    <w:pPr>
      <w:spacing w:after="0"/>
    </w:pPr>
  </w:style>
  <w:style w:type="character" w:styleId="CommentReference">
    <w:name w:val="annotation reference"/>
    <w:basedOn w:val="DefaultParagraphFont"/>
    <w:rsid w:val="008A3F27"/>
    <w:rPr>
      <w:sz w:val="16"/>
      <w:szCs w:val="16"/>
    </w:rPr>
  </w:style>
  <w:style w:type="paragraph" w:styleId="CommentText">
    <w:name w:val="annotation text"/>
    <w:basedOn w:val="Normal"/>
    <w:link w:val="CommentTextChar"/>
    <w:rsid w:val="008A3F27"/>
    <w:rPr>
      <w:sz w:val="20"/>
      <w:szCs w:val="20"/>
    </w:rPr>
  </w:style>
  <w:style w:type="character" w:customStyle="1" w:styleId="CommentTextChar">
    <w:name w:val="Comment Text Char"/>
    <w:basedOn w:val="DefaultParagraphFont"/>
    <w:link w:val="CommentText"/>
    <w:rsid w:val="008A3F27"/>
    <w:rPr>
      <w:sz w:val="20"/>
      <w:szCs w:val="20"/>
    </w:rPr>
  </w:style>
  <w:style w:type="paragraph" w:styleId="CommentSubject">
    <w:name w:val="annotation subject"/>
    <w:basedOn w:val="CommentText"/>
    <w:next w:val="CommentText"/>
    <w:link w:val="CommentSubjectChar"/>
    <w:rsid w:val="008A3F27"/>
    <w:rPr>
      <w:b/>
      <w:bCs/>
    </w:rPr>
  </w:style>
  <w:style w:type="character" w:customStyle="1" w:styleId="CommentSubjectChar">
    <w:name w:val="Comment Subject Char"/>
    <w:basedOn w:val="CommentTextChar"/>
    <w:link w:val="CommentSubject"/>
    <w:rsid w:val="008A3F27"/>
    <w:rPr>
      <w:b/>
      <w:bCs/>
      <w:sz w:val="20"/>
      <w:szCs w:val="20"/>
    </w:rPr>
  </w:style>
  <w:style w:type="character" w:styleId="UnresolvedMention">
    <w:name w:val="Unresolved Mention"/>
    <w:basedOn w:val="DefaultParagraphFont"/>
    <w:uiPriority w:val="99"/>
    <w:semiHidden/>
    <w:unhideWhenUsed/>
    <w:rsid w:val="00777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link.springer.com/book/10.1007/978-3-030-88802-2" TargetMode="External"/><Relationship Id="rId1" Type="http://schemas.openxmlformats.org/officeDocument/2006/relationships/hyperlink" Target="https://www.annualreviews.org/content/journals/10.1146/annurev-resource-102324-122108"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1668</Words>
  <Characters>9510</Characters>
  <Application>Microsoft Office Word</Application>
  <DocSecurity>0</DocSecurity>
  <Lines>79</Lines>
  <Paragraphs>22</Paragraphs>
  <ScaleCrop>false</ScaleCrop>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 Campenhout, Bjorn (IFPRI-Belgium)</dc:creator>
  <cp:keywords/>
  <cp:lastModifiedBy>Van Campenhout, Bjorn (IFPRI-Belgium)</cp:lastModifiedBy>
  <cp:revision>3</cp:revision>
  <dcterms:created xsi:type="dcterms:W3CDTF">2026-05-27T10:31:00Z</dcterms:created>
  <dcterms:modified xsi:type="dcterms:W3CDTF">2026-05-27T10:31:00Z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