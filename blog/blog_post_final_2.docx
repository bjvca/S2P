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465BD2B" w:rsidP="4465BD2B" w:rsidRDefault="4465BD2B" w14:paraId="5D62A676" w14:textId="0608B18A">
      <w:pPr>
        <w:pStyle w:val="FirstParagraph"/>
        <w:rPr>
          <w:rFonts w:ascii="Aptos Display" w:hAnsi="Aptos Display" w:eastAsia="Aptos Display" w:cs="Aptos Display"/>
          <w:b w:val="0"/>
          <w:bCs w:val="0"/>
          <w:noProof w:val="0"/>
          <w:color w:val="0F4761" w:themeColor="accent1" w:themeTint="FF" w:themeShade="BF"/>
          <w:sz w:val="40"/>
          <w:szCs w:val="40"/>
          <w:lang w:val="en-US"/>
        </w:rPr>
      </w:pPr>
      <w:r w:rsidRPr="644B30B2" w:rsidR="644B30B2">
        <w:rPr>
          <w:rFonts w:ascii="Aptos Display" w:hAnsi="Aptos Display" w:eastAsia="Aptos Display" w:cs="Aptos Display"/>
          <w:b w:val="0"/>
          <w:bCs w:val="0"/>
          <w:noProof w:val="0"/>
          <w:color w:val="0F4761" w:themeColor="accent1" w:themeTint="FF" w:themeShade="BF"/>
          <w:sz w:val="40"/>
          <w:szCs w:val="40"/>
          <w:lang w:val="en-US"/>
        </w:rPr>
        <w:t>Soil tests, vouchers, and the limits of site-specific fertilizer recommendations: Evidence from a Malawi experiment</w:t>
      </w:r>
    </w:p>
    <w:p w:rsidR="4465BD2B" w:rsidP="4465BD2B" w:rsidRDefault="4465BD2B" w14:paraId="7B5C818F" w14:textId="6A3FE95E">
      <w:pPr>
        <w:spacing w:before="180" w:beforeAutospacing="off" w:after="180" w:afterAutospacing="off"/>
        <w:jc w:val="both"/>
        <w:rPr>
          <w:rFonts w:ascii="Aptos" w:hAnsi="Aptos" w:eastAsia="Aptos" w:cs="Aptos"/>
          <w:i w:val="1"/>
          <w:iCs w:val="1"/>
          <w:noProof w:val="0"/>
          <w:sz w:val="24"/>
          <w:szCs w:val="24"/>
          <w:lang w:val="en-US"/>
        </w:rPr>
      </w:pPr>
      <w:r w:rsidRPr="4465BD2B" w:rsidR="4465BD2B">
        <w:rPr>
          <w:rFonts w:ascii="Aptos" w:hAnsi="Aptos" w:eastAsia="Aptos" w:cs="Aptos"/>
          <w:i w:val="1"/>
          <w:iCs w:val="1"/>
          <w:noProof w:val="0"/>
          <w:sz w:val="24"/>
          <w:szCs w:val="24"/>
          <w:lang w:val="en-US"/>
        </w:rPr>
        <w:t>Fertilizer recommendations based on a soil test, paired with a voucher worth $100, increased maize yields by about 20 percent in rural Malawi. But farmers used the voucher primarily to purchase more of the standard urea and NPK fertilizer bundle prescribed by the national subsidy program rather than the site-specific fertilizer blend prescribed by recommendations from the soil test.</w:t>
      </w:r>
    </w:p>
    <w:p w:rsidR="4465BD2B" w:rsidP="4465BD2B" w:rsidRDefault="4465BD2B" w14:paraId="01E7462B" w14:textId="1DC2AC93">
      <w:pPr>
        <w:spacing w:before="180" w:beforeAutospacing="off" w:after="180" w:afterAutospacing="off"/>
        <w:jc w:val="both"/>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By Thomas Assefa</w:t>
      </w:r>
      <w:r w:rsidRPr="4465BD2B" w:rsidR="4465BD2B">
        <w:rPr>
          <w:rFonts w:ascii="Aptos" w:hAnsi="Aptos" w:eastAsia="Aptos" w:cs="Aptos"/>
          <w:noProof w:val="0"/>
          <w:sz w:val="24"/>
          <w:szCs w:val="24"/>
          <w:vertAlign w:val="superscript"/>
          <w:lang w:val="en-US"/>
        </w:rPr>
        <w:t>*</w:t>
      </w:r>
      <w:r w:rsidRPr="4465BD2B" w:rsidR="4465BD2B">
        <w:rPr>
          <w:rFonts w:ascii="Aptos" w:hAnsi="Aptos" w:eastAsia="Aptos" w:cs="Aptos"/>
          <w:noProof w:val="0"/>
          <w:sz w:val="24"/>
          <w:szCs w:val="24"/>
          <w:lang w:val="en-US"/>
        </w:rPr>
        <w:t>, Jonathan Atkinson</w:t>
      </w:r>
      <w:r w:rsidRPr="4465BD2B" w:rsidR="4465BD2B">
        <w:rPr>
          <w:rFonts w:ascii="Aptos" w:hAnsi="Aptos" w:eastAsia="Aptos" w:cs="Aptos"/>
          <w:noProof w:val="0"/>
          <w:sz w:val="24"/>
          <w:szCs w:val="24"/>
          <w:vertAlign w:val="superscript"/>
          <w:lang w:val="en-US"/>
        </w:rPr>
        <w:t>#</w:t>
      </w:r>
      <w:r w:rsidRPr="4465BD2B" w:rsidR="4465BD2B">
        <w:rPr>
          <w:rFonts w:ascii="Aptos" w:hAnsi="Aptos" w:eastAsia="Aptos" w:cs="Aptos"/>
          <w:noProof w:val="0"/>
          <w:sz w:val="24"/>
          <w:szCs w:val="24"/>
          <w:lang w:val="en-US"/>
        </w:rPr>
        <w:t>, Joachim De Weerdt</w:t>
      </w:r>
      <w:r w:rsidRPr="4465BD2B" w:rsidR="4465BD2B">
        <w:rPr>
          <w:rFonts w:ascii="Aptos" w:hAnsi="Aptos" w:eastAsia="Aptos" w:cs="Aptos"/>
          <w:noProof w:val="0"/>
          <w:sz w:val="24"/>
          <w:szCs w:val="24"/>
          <w:vertAlign w:val="superscript"/>
          <w:lang w:val="en-US"/>
        </w:rPr>
        <w:t xml:space="preserve"> ‡</w:t>
      </w:r>
      <w:r w:rsidRPr="4465BD2B" w:rsidR="4465BD2B">
        <w:rPr>
          <w:rFonts w:ascii="Aptos" w:hAnsi="Aptos" w:eastAsia="Aptos" w:cs="Aptos"/>
          <w:noProof w:val="0"/>
          <w:sz w:val="24"/>
          <w:szCs w:val="24"/>
          <w:lang w:val="en-US"/>
        </w:rPr>
        <w:t>, Edwin Siyame</w:t>
      </w:r>
      <w:r w:rsidRPr="4465BD2B" w:rsidR="4465BD2B">
        <w:rPr>
          <w:rFonts w:ascii="Aptos" w:hAnsi="Aptos" w:eastAsia="Aptos" w:cs="Aptos"/>
          <w:noProof w:val="0"/>
          <w:sz w:val="24"/>
          <w:szCs w:val="24"/>
          <w:vertAlign w:val="superscript"/>
          <w:lang w:val="en-US"/>
        </w:rPr>
        <w:t xml:space="preserve"> ‡</w:t>
      </w:r>
      <w:r w:rsidRPr="4465BD2B" w:rsidR="4465BD2B">
        <w:rPr>
          <w:rFonts w:ascii="Aptos" w:hAnsi="Aptos" w:eastAsia="Aptos" w:cs="Aptos"/>
          <w:noProof w:val="0"/>
          <w:sz w:val="24"/>
          <w:szCs w:val="24"/>
          <w:lang w:val="en-US"/>
        </w:rPr>
        <w:t>, David J. Spielman</w:t>
      </w:r>
      <w:r w:rsidRPr="4465BD2B" w:rsidR="4465BD2B">
        <w:rPr>
          <w:rFonts w:ascii="Aptos" w:hAnsi="Aptos" w:eastAsia="Aptos" w:cs="Aptos"/>
          <w:noProof w:val="0"/>
          <w:sz w:val="24"/>
          <w:szCs w:val="24"/>
          <w:vertAlign w:val="superscript"/>
          <w:lang w:val="en-US"/>
        </w:rPr>
        <w:t>*</w:t>
      </w:r>
      <w:r w:rsidRPr="4465BD2B" w:rsidR="4465BD2B">
        <w:rPr>
          <w:rFonts w:ascii="Aptos" w:hAnsi="Aptos" w:eastAsia="Aptos" w:cs="Aptos"/>
          <w:noProof w:val="0"/>
          <w:sz w:val="24"/>
          <w:szCs w:val="24"/>
          <w:lang w:val="en-US"/>
        </w:rPr>
        <w:t>, Hailemariam Ayalew</w:t>
      </w:r>
      <w:r w:rsidRPr="4465BD2B" w:rsidR="4465BD2B">
        <w:rPr>
          <w:rFonts w:ascii="Aptos" w:hAnsi="Aptos" w:eastAsia="Aptos" w:cs="Aptos"/>
          <w:noProof w:val="0"/>
          <w:sz w:val="24"/>
          <w:szCs w:val="24"/>
          <w:vertAlign w:val="superscript"/>
          <w:lang w:val="en-US"/>
        </w:rPr>
        <w:t xml:space="preserve"> ‡</w:t>
      </w:r>
      <w:r w:rsidRPr="4465BD2B" w:rsidR="4465BD2B">
        <w:rPr>
          <w:rFonts w:ascii="Aptos" w:hAnsi="Aptos" w:eastAsia="Aptos" w:cs="Aptos"/>
          <w:noProof w:val="0"/>
          <w:sz w:val="24"/>
          <w:szCs w:val="24"/>
          <w:lang w:val="en-US"/>
        </w:rPr>
        <w:t>, and Bjorn Van Campenhout</w:t>
      </w:r>
      <w:r w:rsidRPr="4465BD2B" w:rsidR="4465BD2B">
        <w:rPr>
          <w:rFonts w:ascii="Aptos" w:hAnsi="Aptos" w:eastAsia="Aptos" w:cs="Aptos"/>
          <w:noProof w:val="0"/>
          <w:sz w:val="24"/>
          <w:szCs w:val="24"/>
          <w:vertAlign w:val="superscript"/>
          <w:lang w:val="en-US"/>
        </w:rPr>
        <w:t>*</w:t>
      </w:r>
      <w:r w:rsidRPr="4465BD2B" w:rsidR="4465BD2B">
        <w:rPr>
          <w:rFonts w:ascii="Aptos" w:hAnsi="Aptos" w:eastAsia="Aptos" w:cs="Aptos"/>
          <w:noProof w:val="0"/>
          <w:sz w:val="24"/>
          <w:szCs w:val="24"/>
          <w:lang w:val="en-US"/>
        </w:rPr>
        <w:t xml:space="preserve"> | May 27, 2026</w:t>
      </w:r>
    </w:p>
    <w:p w:rsidR="4465BD2B" w:rsidP="4465BD2B" w:rsidRDefault="4465BD2B" w14:paraId="3C5A6351" w14:textId="7430C544">
      <w:pPr>
        <w:pStyle w:val="Heading3"/>
        <w:spacing w:before="160" w:beforeAutospacing="off" w:after="80" w:afterAutospacing="off"/>
        <w:rPr>
          <w:rFonts w:ascii="Aptos" w:hAnsi="Aptos" w:eastAsia="Aptos" w:cs="Aptos"/>
          <w:b w:val="0"/>
          <w:bCs w:val="0"/>
          <w:noProof w:val="0"/>
          <w:color w:val="0F4761" w:themeColor="accent1" w:themeTint="FF" w:themeShade="BF"/>
          <w:sz w:val="28"/>
          <w:szCs w:val="28"/>
          <w:lang w:val="en-US"/>
        </w:rPr>
      </w:pPr>
      <w:r w:rsidRPr="4465BD2B" w:rsidR="4465BD2B">
        <w:rPr>
          <w:rFonts w:ascii="Aptos" w:hAnsi="Aptos" w:eastAsia="Aptos" w:cs="Aptos"/>
          <w:b w:val="0"/>
          <w:bCs w:val="0"/>
          <w:noProof w:val="0"/>
          <w:color w:val="0F4761" w:themeColor="accent1" w:themeTint="FF" w:themeShade="BF"/>
          <w:sz w:val="28"/>
          <w:szCs w:val="28"/>
          <w:lang w:val="en-US"/>
        </w:rPr>
        <w:t>Key takeaways</w:t>
      </w:r>
    </w:p>
    <w:p w:rsidR="4465BD2B" w:rsidP="4465BD2B" w:rsidRDefault="4465BD2B" w14:paraId="61AD5DD8" w14:textId="179D9951">
      <w:pPr>
        <w:pStyle w:val="ListParagraph"/>
        <w:numPr>
          <w:ilvl w:val="0"/>
          <w:numId w:val="4"/>
        </w:numPr>
        <w:spacing w:before="0" w:beforeAutospacing="off" w:after="0" w:afterAutospacing="off"/>
        <w:ind w:left="720" w:hanging="360"/>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Fertilizer recommendations based on a soil test, delivered on their own, produced no measurable change in fertilizer use, nutrient application, or maize yields among Malawian smallholders.</w:t>
      </w:r>
    </w:p>
    <w:p w:rsidR="4465BD2B" w:rsidP="4465BD2B" w:rsidRDefault="4465BD2B" w14:paraId="3DC85E37" w14:textId="7624446C">
      <w:pPr>
        <w:pStyle w:val="ListParagraph"/>
        <w:numPr>
          <w:ilvl w:val="0"/>
          <w:numId w:val="4"/>
        </w:numPr>
        <w:spacing w:before="0" w:beforeAutospacing="off" w:after="0" w:afterAutospacing="off"/>
        <w:ind w:left="720" w:hanging="360"/>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The same recommendation paired with a $100 voucher raised fertilizer use on the soil-tested plot and lifted maize yields by about 20 percent.</w:t>
      </w:r>
    </w:p>
    <w:p w:rsidR="4465BD2B" w:rsidP="4465BD2B" w:rsidRDefault="4465BD2B" w14:paraId="5DF79C76" w14:textId="4E41230B">
      <w:pPr>
        <w:pStyle w:val="ListParagraph"/>
        <w:numPr>
          <w:ilvl w:val="0"/>
          <w:numId w:val="4"/>
        </w:numPr>
        <w:spacing w:before="0" w:beforeAutospacing="off" w:after="0" w:afterAutospacing="off"/>
        <w:ind w:left="720" w:hanging="360"/>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Voucher recipients spent the money on the standard urea and NPK bundle (the same products subsidized under the national programme), not on the lime, potassium, CAN, or MAP products their soil tests prescribed.</w:t>
      </w:r>
    </w:p>
    <w:p w:rsidR="4465BD2B" w:rsidP="4465BD2B" w:rsidRDefault="4465BD2B" w14:paraId="36C3A33B" w14:textId="2CE2FF95">
      <w:pPr>
        <w:pStyle w:val="ListParagraph"/>
        <w:numPr>
          <w:ilvl w:val="0"/>
          <w:numId w:val="4"/>
        </w:numPr>
        <w:spacing w:before="0" w:beforeAutospacing="off" w:after="0" w:afterAutospacing="off"/>
        <w:ind w:left="720" w:hanging="360"/>
        <w:rPr>
          <w:del w:author="Bjorn Van Campenhout" w:date="2026-05-28T10:14:46.158Z" w16du:dateUtc="2026-05-28T10:14:46.158Z" w:id="1645186160"/>
          <w:rFonts w:ascii="Aptos" w:hAnsi="Aptos" w:eastAsia="Aptos" w:cs="Aptos"/>
          <w:noProof w:val="0"/>
          <w:sz w:val="24"/>
          <w:szCs w:val="24"/>
          <w:lang w:val="en-US"/>
        </w:rPr>
      </w:pPr>
      <w:del w:author="Bjorn Van Campenhout" w:date="2026-05-28T10:14:46.159Z" w16du:dateUtc="2026-05-28T10:14:46.159Z" w:id="1727686123">
        <w:r w:rsidRPr="56D7C2BD" w:rsidDel="56D7C2BD">
          <w:rPr>
            <w:rFonts w:ascii="Aptos" w:hAnsi="Aptos" w:eastAsia="Aptos" w:cs="Aptos"/>
            <w:noProof w:val="0"/>
            <w:sz w:val="24"/>
            <w:szCs w:val="24"/>
            <w:lang w:val="en-US"/>
          </w:rPr>
          <w:delText xml:space="preserve">Both supply-side constraints (limited availability of precision-blend products, large </w:delText>
        </w:r>
        <w:r w:rsidRPr="56D7C2BD" w:rsidDel="56D7C2BD">
          <w:rPr>
            <w:rFonts w:ascii="Aptos" w:hAnsi="Aptos" w:eastAsia="Aptos" w:cs="Aptos"/>
            <w:noProof w:val="0"/>
            <w:sz w:val="24"/>
            <w:szCs w:val="24"/>
            <w:lang w:val="en-US"/>
          </w:rPr>
          <w:delText>minimum</w:delText>
        </w:r>
        <w:r w:rsidRPr="56D7C2BD" w:rsidDel="56D7C2BD">
          <w:rPr>
            <w:rFonts w:ascii="Aptos" w:hAnsi="Aptos" w:eastAsia="Aptos" w:cs="Aptos"/>
            <w:noProof w:val="0"/>
            <w:sz w:val="24"/>
            <w:szCs w:val="24"/>
            <w:lang w:val="en-US"/>
          </w:rPr>
          <w:delText xml:space="preserve"> package sizes) and demand-side constraints (farmer preferences, knowledge, profitability expectations) </w:delText>
        </w:r>
        <w:r w:rsidRPr="56D7C2BD" w:rsidDel="56D7C2BD">
          <w:rPr>
            <w:rFonts w:ascii="Aptos" w:hAnsi="Aptos" w:eastAsia="Aptos" w:cs="Aptos"/>
            <w:noProof w:val="0"/>
            <w:sz w:val="24"/>
            <w:szCs w:val="24"/>
            <w:lang w:val="en-US"/>
          </w:rPr>
          <w:delText>likely explain</w:delText>
        </w:r>
        <w:r w:rsidRPr="56D7C2BD" w:rsidDel="56D7C2BD">
          <w:rPr>
            <w:rFonts w:ascii="Aptos" w:hAnsi="Aptos" w:eastAsia="Aptos" w:cs="Aptos"/>
            <w:noProof w:val="0"/>
            <w:sz w:val="24"/>
            <w:szCs w:val="24"/>
            <w:lang w:val="en-US"/>
          </w:rPr>
          <w:delText xml:space="preserve"> why the precision recommendation was ignored.</w:delText>
        </w:r>
      </w:del>
    </w:p>
    <w:p w:rsidR="56D7C2BD" w:rsidP="56D7C2BD" w:rsidRDefault="56D7C2BD" w14:paraId="231247D9" w14:textId="3F7DFA75">
      <w:pPr>
        <w:pStyle w:val="ListParagraph"/>
        <w:numPr>
          <w:ilvl w:val="0"/>
          <w:numId w:val="4"/>
        </w:numPr>
        <w:spacing w:before="0" w:beforeAutospacing="off" w:after="0" w:afterAutospacing="off"/>
        <w:ind w:left="720" w:hanging="360"/>
        <w:rPr>
          <w:noProof w:val="0"/>
          <w:lang w:val="en-US"/>
        </w:rPr>
      </w:pPr>
      <w:del w:author="Bjorn Van Campenhout" w:date="2026-05-28T09:14:31.391Z" w16du:dateUtc="2026-05-28T09:14:31.391Z" w:id="750638616">
        <w:r w:rsidRPr="56D7C2BD" w:rsidDel="56D7C2BD">
          <w:rPr>
            <w:rFonts w:ascii="Aptos" w:hAnsi="Aptos" w:eastAsia="Aptos" w:cs="Aptos"/>
            <w:noProof w:val="0"/>
            <w:sz w:val="24"/>
            <w:szCs w:val="24"/>
            <w:lang w:val="en-US"/>
          </w:rPr>
          <w:delText xml:space="preserve">These results challenge the assumption that upgrading the information link of the agricultural value chain is sufficient to induce precision input use, </w:delText>
        </w:r>
      </w:del>
      <w:del w:author="Bjorn Van Campenhout" w:date="2026-05-28T10:14:46.157Z" w16du:dateUtc="2026-05-28T10:14:46.157Z" w:id="206160440">
        <w:r w:rsidRPr="56D7C2BD" w:rsidDel="56D7C2BD">
          <w:rPr>
            <w:rFonts w:ascii="Aptos" w:hAnsi="Aptos" w:eastAsia="Aptos" w:cs="Aptos"/>
            <w:noProof w:val="0"/>
            <w:sz w:val="24"/>
            <w:szCs w:val="24"/>
            <w:lang w:val="en-US"/>
          </w:rPr>
          <w:delText>a caveat</w:delText>
        </w:r>
      </w:del>
      <w:del w:author="Bjorn Van Campenhout" w:date="2026-05-28T09:14:31.391Z" w16du:dateUtc="2026-05-28T09:14:31.391Z" w:id="495947519">
        <w:r w:rsidRPr="56D7C2BD" w:rsidDel="56D7C2BD">
          <w:rPr>
            <w:rFonts w:ascii="Aptos" w:hAnsi="Aptos" w:eastAsia="Aptos" w:cs="Aptos"/>
            <w:noProof w:val="0"/>
            <w:sz w:val="24"/>
            <w:szCs w:val="24"/>
            <w:lang w:val="en-US"/>
          </w:rPr>
          <w:delText xml:space="preserve"> that extends to AI-powered digital advisory tools.</w:delText>
        </w:r>
      </w:del>
      <w:ins w:author="Bjorn Van Campenhout" w:date="2026-05-28T10:16:04.159Z" w16du:dateUtc="2026-05-28T10:16:04.159Z" w:id="529644674">
        <w:r w:rsidRPr="56D7C2BD" w:rsidR="56D7C2BD">
          <w:rPr>
            <w:rFonts w:ascii="Aptos" w:hAnsi="Aptos" w:eastAsia="Aptos" w:cs="Aptos"/>
            <w:noProof w:val="0"/>
            <w:sz w:val="24"/>
            <w:szCs w:val="24"/>
            <w:lang w:val="en-US"/>
          </w:rPr>
          <w:t>F</w:t>
        </w:r>
      </w:ins>
      <w:ins w:author="Bjorn Van Campenhout" w:date="2026-05-28T10:14:46.167Z" w16du:dateUtc="2026-05-28T10:14:46.167Z" w:id="1395075133">
        <w:r w:rsidRPr="56D7C2BD" w:rsidR="56D7C2BD">
          <w:rPr>
            <w:noProof w:val="0"/>
            <w:lang w:val="en-US"/>
          </w:rPr>
          <w:t>indings suggest that both supply-side frictions, such as limited availability of precision-blend products and large package sizes, and demand-side factors, including farmer preferences, knowledge, and profitability expectations, interact with subsidy-induced expectations around a familiar input bundle to limit responsiveness to precision recommendations.</w:t>
        </w:r>
      </w:ins>
    </w:p>
    <w:p w:rsidR="4465BD2B" w:rsidP="4465BD2B" w:rsidRDefault="4465BD2B" w14:paraId="4942F423" w14:textId="1FC83488">
      <w:pPr>
        <w:spacing w:before="240" w:beforeAutospacing="off" w:after="240" w:afterAutospacing="off"/>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 xml:space="preserve">Africa’s input subsidy programs have been the subject of a long-running reform debate. One strand of this debate proposes shifting from one-size-fits-all fertilizer packages to site-specific ones adapted to local conditions. The agronomic case rests on the promise of precision agriculture: instead of every household receiving an identical fertilizer package regardless of what their soils need, each would receive a (subsidized) package of products and quantities tailored to a soil test from its own plot. The approach is expected to increase the efficiency of fertilizer use compared to universal programmes, an objective that has become especially important as international fertilizer prices have proven highly volatile — spiking after </w:t>
      </w:r>
      <w:hyperlink r:id="R5632beb7045f4e45">
        <w:r w:rsidRPr="4465BD2B" w:rsidR="4465BD2B">
          <w:rPr>
            <w:rStyle w:val="Hyperlink"/>
            <w:noProof w:val="0"/>
            <w:color w:val="156082" w:themeColor="accent1" w:themeTint="FF" w:themeShade="FF"/>
            <w:lang w:val="en-US"/>
          </w:rPr>
          <w:t>Russia's invasion of Ukraine disrupted Black Sea trade and European gas markets that feed nitrogen fertilizer production</w:t>
        </w:r>
      </w:hyperlink>
      <w:r w:rsidRPr="4465BD2B" w:rsidR="4465BD2B">
        <w:rPr>
          <w:rFonts w:ascii="Aptos" w:hAnsi="Aptos" w:eastAsia="Aptos" w:cs="Aptos"/>
          <w:noProof w:val="0"/>
          <w:sz w:val="24"/>
          <w:szCs w:val="24"/>
          <w:lang w:val="en-US"/>
        </w:rPr>
        <w:t xml:space="preserve">, and remaining exposed to </w:t>
      </w:r>
      <w:hyperlink r:id="Rf99b5cd0f91d4e3d">
        <w:r w:rsidRPr="4465BD2B" w:rsidR="4465BD2B">
          <w:rPr>
            <w:rStyle w:val="Hyperlink"/>
            <w:noProof w:val="0"/>
            <w:color w:val="156082" w:themeColor="accent1" w:themeTint="FF" w:themeShade="FF"/>
            <w:lang w:val="en-US"/>
          </w:rPr>
          <w:t>recurring shocks from tensions around the Strait of Hormuz and Gulf energy shipping</w:t>
        </w:r>
      </w:hyperlink>
      <w:r w:rsidRPr="4465BD2B" w:rsidR="4465BD2B">
        <w:rPr>
          <w:rFonts w:ascii="Aptos" w:hAnsi="Aptos" w:eastAsia="Aptos" w:cs="Aptos"/>
          <w:noProof w:val="0"/>
          <w:sz w:val="24"/>
          <w:szCs w:val="24"/>
          <w:lang w:val="en-US"/>
        </w:rPr>
        <w:t xml:space="preserve"> — raising the fiscal and economic costs of blanket subsidy designs that pay the full input bill regardless of agronomic need.</w:t>
      </w:r>
    </w:p>
    <w:p w:rsidR="4465BD2B" w:rsidP="4465BD2B" w:rsidRDefault="4465BD2B" w14:paraId="297164FF" w14:textId="37E71B2D">
      <w:pPr>
        <w:spacing w:before="180" w:beforeAutospacing="off" w:after="180" w:afterAutospacing="off"/>
        <w:jc w:val="both"/>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 xml:space="preserve">Malawi’s Affordable Input Programme (AIP), a 100-kg bundle of NPK basal blend and urea topdressing distributed each season to a rationed share of households, is the kind of program at the center of this reform debate. We assess the effects of an extension to the AIP that, at comparable cost, uses site-specific fertilizer recommendations and vouchers to improve the efficiency of input use. Results from a year-long randomized trial across 113 villages in central Malawi suggest that this approach increases fertilizer use and maize yields similar to what AIP does; it does not induce the precision fertilization that motivates that underpins it. </w:t>
      </w:r>
    </w:p>
    <w:p w:rsidR="4465BD2B" w:rsidP="4465BD2B" w:rsidRDefault="4465BD2B" w14:paraId="67A7C39C" w14:textId="20F81C29">
      <w:pPr>
        <w:pStyle w:val="Heading3"/>
        <w:spacing w:before="160" w:beforeAutospacing="off" w:after="80" w:afterAutospacing="off"/>
        <w:rPr>
          <w:rFonts w:ascii="Aptos" w:hAnsi="Aptos" w:eastAsia="Aptos" w:cs="Aptos"/>
          <w:b w:val="0"/>
          <w:bCs w:val="0"/>
          <w:noProof w:val="0"/>
          <w:color w:val="0F4761" w:themeColor="accent1" w:themeTint="FF" w:themeShade="BF"/>
          <w:sz w:val="28"/>
          <w:szCs w:val="28"/>
          <w:lang w:val="en-US"/>
        </w:rPr>
      </w:pPr>
      <w:r w:rsidRPr="4465BD2B" w:rsidR="4465BD2B">
        <w:rPr>
          <w:rFonts w:ascii="Aptos" w:hAnsi="Aptos" w:eastAsia="Aptos" w:cs="Aptos"/>
          <w:b w:val="0"/>
          <w:bCs w:val="0"/>
          <w:noProof w:val="0"/>
          <w:color w:val="0F4761" w:themeColor="accent1" w:themeTint="FF" w:themeShade="BF"/>
          <w:sz w:val="28"/>
          <w:szCs w:val="28"/>
          <w:lang w:val="en-US"/>
        </w:rPr>
        <w:t>Experimental design</w:t>
      </w:r>
    </w:p>
    <w:p w:rsidR="4465BD2B" w:rsidP="4465BD2B" w:rsidRDefault="4465BD2B" w14:paraId="5A6D8A31" w14:textId="5ED843B8">
      <w:pPr>
        <w:spacing w:before="180" w:beforeAutospacing="off" w:after="180" w:afterAutospacing="off"/>
        <w:jc w:val="both"/>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Working with the agronomy team at Meridian and the Farm Service Unit, we randomized villages into three groups. In the first, a trained agronomist collected a soil sample from a farmer-selected plot and delivered a fertilizer recommendation tailored to that plot’s measured nitrogen, phosphorus, potassium, sulfur, and micronutrient levels: a hyper-local, individually customized prescription specifying specific fertilizer products or blends, application rates, and quantities. In the second group, farmers received the same soil test-based recommendation plus a voucher worth 170,000 Malawi kwacha, or $100, benchmarking the value of the AIP bundle, redeemable for fertilizer at a named branch of Farmer World agro-dealer network. A third group also had a farmer-selected plot soil-sampled and analyzed using the same procedures, but farmers did not receive either the soil-test recommendation nor the voucher and thus served as the comparison group. At the end of the season, we measured fertilizer use, maize yields, and AIP receipt, and collected data on two plots per household: the soil-tested plot and a second, randomly selected plot.</w:t>
      </w:r>
    </w:p>
    <w:p w:rsidR="4465BD2B" w:rsidP="4465BD2B" w:rsidRDefault="4465BD2B" w14:paraId="5C70B051" w14:textId="7D4A6EE9">
      <w:pPr>
        <w:pStyle w:val="Heading3"/>
        <w:spacing w:before="160" w:beforeAutospacing="off" w:after="80" w:afterAutospacing="off"/>
        <w:rPr>
          <w:rFonts w:ascii="Aptos" w:hAnsi="Aptos" w:eastAsia="Aptos" w:cs="Aptos"/>
          <w:b w:val="0"/>
          <w:bCs w:val="0"/>
          <w:noProof w:val="0"/>
          <w:color w:val="0F4761" w:themeColor="accent1" w:themeTint="FF" w:themeShade="BF"/>
          <w:sz w:val="28"/>
          <w:szCs w:val="28"/>
          <w:lang w:val="en-US"/>
        </w:rPr>
      </w:pPr>
      <w:r w:rsidRPr="4465BD2B" w:rsidR="4465BD2B">
        <w:rPr>
          <w:rFonts w:ascii="Aptos" w:hAnsi="Aptos" w:eastAsia="Aptos" w:cs="Aptos"/>
          <w:b w:val="0"/>
          <w:bCs w:val="0"/>
          <w:noProof w:val="0"/>
          <w:color w:val="0F4761" w:themeColor="accent1" w:themeTint="FF" w:themeShade="BF"/>
          <w:sz w:val="28"/>
          <w:szCs w:val="28"/>
          <w:lang w:val="en-US"/>
        </w:rPr>
        <w:t>The recommendation alone</w:t>
      </w:r>
    </w:p>
    <w:p w:rsidR="2C8673CE" w:rsidP="2C8673CE" w:rsidRDefault="2C8673CE" w14:paraId="1E730E27" w14:textId="3FC51D09">
      <w:pPr>
        <w:pStyle w:val="Normal"/>
        <w:spacing w:before="180" w:beforeAutospacing="off" w:after="180" w:afterAutospacing="off"/>
        <w:jc w:val="both"/>
        <w:rPr>
          <w:rFonts w:ascii="Aptos" w:hAnsi="Aptos" w:eastAsia="Aptos" w:cs="Aptos"/>
          <w:noProof w:val="0"/>
          <w:sz w:val="24"/>
          <w:szCs w:val="24"/>
          <w:lang w:val="en-US"/>
        </w:rPr>
      </w:pPr>
      <w:del w:author="Bjorn Van Campenhout" w:date="2026-05-28T09:22:37.872Z" w16du:dateUtc="2026-05-28T09:22:37.872Z" w:id="413379276">
        <w:r w:rsidRPr="0C56C3D2" w:rsidDel="0C56C3D2">
          <w:rPr>
            <w:rFonts w:ascii="Aptos" w:hAnsi="Aptos" w:eastAsia="Aptos" w:cs="Aptos"/>
            <w:noProof w:val="0"/>
            <w:sz w:val="24"/>
            <w:szCs w:val="24"/>
            <w:lang w:val="en-US"/>
          </w:rPr>
          <w:delText xml:space="preserve">The recommendation-only treatment arm produced no measurable change in fertilizer </w:delText>
        </w:r>
        <w:r w:rsidRPr="0C56C3D2" w:rsidDel="0C56C3D2">
          <w:rPr>
            <w:rFonts w:ascii="Aptos" w:hAnsi="Aptos" w:eastAsia="Aptos" w:cs="Aptos"/>
            <w:noProof w:val="0"/>
            <w:sz w:val="24"/>
            <w:szCs w:val="24"/>
            <w:lang w:val="en-US"/>
          </w:rPr>
          <w:delText>purchased</w:delText>
        </w:r>
        <w:r w:rsidRPr="0C56C3D2" w:rsidDel="0C56C3D2">
          <w:rPr>
            <w:rFonts w:ascii="Aptos" w:hAnsi="Aptos" w:eastAsia="Aptos" w:cs="Aptos"/>
            <w:noProof w:val="0"/>
            <w:sz w:val="24"/>
            <w:szCs w:val="24"/>
            <w:lang w:val="en-US"/>
          </w:rPr>
          <w:delText>, nutrients applied, maize harvested, or the participation in the national subsidy program. This null result is consistent with the broader literature on information-only interventions in smallholder agriculture, but it is especially informative here because the advice came from a credible, well-resourced commercial agronomy service rather than a stretched public extension system. If even credentialed, plot-specific advice does not change behavior, blanket extension messaging and soil-health-card schemes are unlikely to do so. The finding therefore suggests that even highly customized and credible agronomic information may not be sufficient to change farmer behavior when delivered on its own.</w:delText>
        </w:r>
      </w:del>
      <w:ins w:author="Bjorn Van Campenhout" w:date="2026-05-28T09:22:37.881Z" w16du:dateUtc="2026-05-28T09:22:37.881Z" w:id="1363797444">
        <w:r w:rsidRPr="0C56C3D2" w:rsidR="0C56C3D2">
          <w:rPr>
            <w:rFonts w:ascii="Aptos" w:hAnsi="Aptos" w:eastAsia="Aptos" w:cs="Aptos"/>
            <w:noProof w:val="0"/>
            <w:sz w:val="24"/>
            <w:szCs w:val="24"/>
            <w:lang w:val="en-US"/>
          </w:rPr>
          <w:t xml:space="preserve">The recommendation-only treatment arm produced no measurable change in fertilizer </w:t>
        </w:r>
        <w:r w:rsidRPr="0C56C3D2" w:rsidR="0C56C3D2">
          <w:rPr>
            <w:rFonts w:ascii="Aptos" w:hAnsi="Aptos" w:eastAsia="Aptos" w:cs="Aptos"/>
            <w:noProof w:val="0"/>
            <w:sz w:val="24"/>
            <w:szCs w:val="24"/>
            <w:lang w:val="en-US"/>
          </w:rPr>
          <w:t>purchased</w:t>
        </w:r>
        <w:r w:rsidRPr="0C56C3D2" w:rsidR="0C56C3D2">
          <w:rPr>
            <w:rFonts w:ascii="Aptos" w:hAnsi="Aptos" w:eastAsia="Aptos" w:cs="Aptos"/>
            <w:noProof w:val="0"/>
            <w:sz w:val="24"/>
            <w:szCs w:val="24"/>
            <w:lang w:val="en-US"/>
          </w:rPr>
          <w:t>, nutrients applied, maize harvested, or participation in the national subsidy program. This null result stands in contrast to a broader literature showing that agricultural information</w:t>
        </w:r>
      </w:ins>
      <w:ins w:author="Bjorn Van Campenhout" w:date="2026-05-28T09:28:19.171Z" w16du:dateUtc="2026-05-28T09:28:19.171Z" w:id="56541952">
        <w:r w:rsidRPr="0C56C3D2" w:rsidR="0C56C3D2">
          <w:rPr>
            <w:rFonts w:ascii="Aptos" w:hAnsi="Aptos" w:eastAsia="Aptos" w:cs="Aptos"/>
            <w:noProof w:val="0"/>
            <w:sz w:val="24"/>
            <w:szCs w:val="24"/>
            <w:lang w:val="en-US"/>
          </w:rPr>
          <w:t xml:space="preserve"> </w:t>
        </w:r>
      </w:ins>
      <w:ins w:author="Bjorn Van Campenhout" w:date="2026-05-28T09:22:37.881Z" w16du:dateUtc="2026-05-28T09:22:37.881Z" w:id="1540254333">
        <w:r w:rsidRPr="0C56C3D2" w:rsidR="0C56C3D2">
          <w:rPr>
            <w:rFonts w:ascii="Aptos" w:hAnsi="Aptos" w:eastAsia="Aptos" w:cs="Aptos"/>
            <w:noProof w:val="0"/>
            <w:sz w:val="24"/>
            <w:szCs w:val="24"/>
            <w:lang w:val="en-US"/>
          </w:rPr>
          <w:t xml:space="preserve">interventions </w:t>
        </w:r>
      </w:ins>
      <w:ins w:author="Bjorn Van Campenhout" w:date="2026-05-28T09:28:25.997Z" w16du:dateUtc="2026-05-28T09:28:25.997Z" w:id="1471276667">
        <w:r w:rsidRPr="0C56C3D2" w:rsidR="0C56C3D2">
          <w:rPr>
            <w:rFonts w:ascii="Aptos" w:hAnsi="Aptos" w:eastAsia="Aptos" w:cs="Aptos"/>
            <w:noProof w:val="0"/>
            <w:sz w:val="24"/>
            <w:szCs w:val="24"/>
            <w:lang w:val="en-US"/>
          </w:rPr>
          <w:t xml:space="preserve">on soil health </w:t>
        </w:r>
      </w:ins>
      <w:ins w:author="Bjorn Van Campenhout" w:date="2026-05-28T09:22:37.881Z" w16du:dateUtc="2026-05-28T09:22:37.881Z" w:id="1443443954">
        <w:r w:rsidRPr="0C56C3D2" w:rsidR="0C56C3D2">
          <w:rPr>
            <w:rFonts w:ascii="Aptos" w:hAnsi="Aptos" w:eastAsia="Aptos" w:cs="Aptos"/>
            <w:noProof w:val="0"/>
            <w:sz w:val="24"/>
            <w:szCs w:val="24"/>
            <w:lang w:val="en-US"/>
          </w:rPr>
          <w:t xml:space="preserve">can shift farmer behavior. </w:t>
        </w:r>
      </w:ins>
      <w:ins w:author="Bjorn Van Campenhout" w:date="2026-05-28T09:24:55.466Z" w16du:dateUtc="2026-05-28T09:24:55.466Z" w:id="1396472859">
        <w:r>
          <w:fldChar w:fldCharType="begin"/>
        </w:r>
        <w:r>
          <w:instrText xml:space="preserve">HYPERLINK "https://www.aeaweb.org/articles?id=10.1257/app.20220072&amp;&amp;from=f" </w:instrText>
        </w:r>
        <w:r>
          <w:fldChar w:fldCharType="separate"/>
        </w:r>
      </w:ins>
      <w:ins w:author="Bjorn Van Campenhout" w:date="2026-05-28T09:24:55.457Z" w16du:dateUtc="2026-05-28T09:24:55.457Z" w:id="881985565">
        <w:r w:rsidRPr="0C56C3D2" w:rsidR="0C56C3D2">
          <w:rPr>
            <w:rStyle w:val="Hyperlink"/>
            <w:noProof w:val="0"/>
            <w:lang w:val="en-US"/>
          </w:rPr>
          <w:t>Text-message campaigns have increased lime uptake in Kenya and Rwanda</w:t>
        </w:r>
      </w:ins>
      <w:ins w:author="Bjorn Van Campenhout" w:date="2026-05-28T09:24:55.466Z" w16du:dateUtc="2026-05-28T09:24:55.466Z" w:id="2018625329">
        <w:r>
          <w:fldChar w:fldCharType="end"/>
        </w:r>
      </w:ins>
      <w:ins w:author="Bjorn Van Campenhout" w:date="2026-05-28T09:22:37.881Z" w16du:dateUtc="2026-05-28T09:22:37.881Z" w:id="649276303">
        <w:r w:rsidRPr="0C56C3D2" w:rsidR="0C56C3D2">
          <w:rPr>
            <w:rFonts w:ascii="Aptos" w:hAnsi="Aptos" w:eastAsia="Aptos" w:cs="Aptos"/>
            <w:noProof w:val="0"/>
            <w:sz w:val="24"/>
            <w:szCs w:val="24"/>
            <w:lang w:val="en-US"/>
          </w:rPr>
          <w:t xml:space="preserve">, while </w:t>
        </w:r>
      </w:ins>
      <w:ins w:author="Bjorn Van Campenhout" w:date="2026-05-28T09:27:08.153Z" w16du:dateUtc="2026-05-28T09:27:08.153Z" w:id="1729320643">
        <w:r>
          <w:fldChar w:fldCharType="begin"/>
        </w:r>
        <w:r>
          <w:instrText xml:space="preserve">HYPERLINK "https://www.journals.uchicago.edu/doi/10.1086/711174" </w:instrText>
        </w:r>
        <w:r>
          <w:fldChar w:fldCharType="separate"/>
        </w:r>
      </w:ins>
      <w:ins w:author="Bjorn Van Campenhout" w:date="2026-05-28T09:27:08.149Z" w16du:dateUtc="2026-05-28T09:27:08.149Z" w:id="337120609">
        <w:r w:rsidRPr="0C56C3D2" w:rsidR="0C56C3D2">
          <w:rPr>
            <w:rStyle w:val="Hyperlink"/>
            <w:noProof w:val="0"/>
            <w:lang w:val="en-US"/>
          </w:rPr>
          <w:t>rule-of-thumb guidance has reduced wasteful urea applications in Bangladesh</w:t>
        </w:r>
      </w:ins>
      <w:ins w:author="Bjorn Van Campenhout" w:date="2026-05-28T09:27:08.153Z" w16du:dateUtc="2026-05-28T09:27:08.153Z" w:id="1168522522">
        <w:r>
          <w:fldChar w:fldCharType="end"/>
        </w:r>
      </w:ins>
      <w:ins w:author="Bjorn Van Campenhout" w:date="2026-05-28T09:22:37.881Z" w16du:dateUtc="2026-05-28T09:22:37.881Z" w:id="1048210442">
        <w:r w:rsidRPr="0C56C3D2" w:rsidR="0C56C3D2">
          <w:rPr>
            <w:rFonts w:ascii="Aptos" w:hAnsi="Aptos" w:eastAsia="Aptos" w:cs="Aptos"/>
            <w:noProof w:val="0"/>
            <w:sz w:val="24"/>
            <w:szCs w:val="24"/>
            <w:lang w:val="en-US"/>
          </w:rPr>
          <w:t xml:space="preserve">. Yet these successes </w:t>
        </w:r>
        <w:r w:rsidRPr="0C56C3D2" w:rsidR="0C56C3D2">
          <w:rPr>
            <w:rFonts w:ascii="Aptos" w:hAnsi="Aptos" w:eastAsia="Aptos" w:cs="Aptos"/>
            <w:noProof w:val="0"/>
            <w:sz w:val="24"/>
            <w:szCs w:val="24"/>
            <w:lang w:val="en-US"/>
          </w:rPr>
          <w:t>generally involve</w:t>
        </w:r>
        <w:r w:rsidRPr="0C56C3D2" w:rsidR="0C56C3D2">
          <w:rPr>
            <w:rFonts w:ascii="Aptos" w:hAnsi="Aptos" w:eastAsia="Aptos" w:cs="Aptos"/>
            <w:noProof w:val="0"/>
            <w:sz w:val="24"/>
            <w:szCs w:val="24"/>
            <w:lang w:val="en-US"/>
          </w:rPr>
          <w:t xml:space="preserve"> simplifying the management of a familiar input or encouraging uptake of a single, clearly defined product. Evidence that soil-test-based recommendations can meaningfully shift inorganic fertilizer use is </w:t>
        </w:r>
        <w:r w:rsidRPr="0C56C3D2" w:rsidR="0C56C3D2">
          <w:rPr>
            <w:rFonts w:ascii="Aptos" w:hAnsi="Aptos" w:eastAsia="Aptos" w:cs="Aptos"/>
            <w:noProof w:val="0"/>
            <w:sz w:val="24"/>
            <w:szCs w:val="24"/>
            <w:lang w:val="en-US"/>
          </w:rPr>
          <w:t>considerably thinner</w:t>
        </w:r>
        <w:r w:rsidRPr="0C56C3D2" w:rsidR="0C56C3D2">
          <w:rPr>
            <w:rFonts w:ascii="Aptos" w:hAnsi="Aptos" w:eastAsia="Aptos" w:cs="Aptos"/>
            <w:noProof w:val="0"/>
            <w:sz w:val="24"/>
            <w:szCs w:val="24"/>
            <w:lang w:val="en-US"/>
          </w:rPr>
          <w:t xml:space="preserve">. The closest precedent in our setting is </w:t>
        </w:r>
      </w:ins>
      <w:ins w:author="Bjorn Van Campenhout" w:date="2026-05-28T09:30:15.651Z" w16du:dateUtc="2026-05-28T09:30:15.651Z" w:id="1441747954">
        <w:r>
          <w:fldChar w:fldCharType="begin"/>
        </w:r>
        <w:r>
          <w:instrText xml:space="preserve">HYPERLINK "https://www.sciencedirect.com/science/article/pii/S0306919225000545" </w:instrText>
        </w:r>
        <w:r>
          <w:fldChar w:fldCharType="separate"/>
        </w:r>
      </w:ins>
      <w:ins w:author="Bjorn Van Campenhout" w:date="2026-05-28T09:30:15.649Z" w16du:dateUtc="2026-05-28T09:30:15.649Z" w:id="1344495976">
        <w:r w:rsidRPr="0C56C3D2" w:rsidR="0C56C3D2">
          <w:rPr>
            <w:rStyle w:val="Hyperlink"/>
            <w:noProof w:val="0"/>
            <w:lang w:val="en-US"/>
          </w:rPr>
          <w:t>a cluster RCT in central Malawi</w:t>
        </w:r>
      </w:ins>
      <w:ins w:author="Bjorn Van Campenhout" w:date="2026-05-28T09:30:15.651Z" w16du:dateUtc="2026-05-28T09:30:15.651Z" w:id="1703619058">
        <w:r>
          <w:fldChar w:fldCharType="end"/>
        </w:r>
      </w:ins>
      <w:ins w:author="Bjorn Van Campenhout" w:date="2026-05-28T09:22:37.881Z" w16du:dateUtc="2026-05-28T09:22:37.881Z" w:id="469201066">
        <w:r w:rsidRPr="0C56C3D2" w:rsidR="0C56C3D2">
          <w:rPr>
            <w:rFonts w:ascii="Aptos" w:hAnsi="Aptos" w:eastAsia="Aptos" w:cs="Aptos"/>
            <w:noProof w:val="0"/>
            <w:sz w:val="24"/>
            <w:szCs w:val="24"/>
            <w:lang w:val="en-US"/>
          </w:rPr>
          <w:t>, which found that soil-test-based advice increased complementary soil-management practices but did not alter fertilizer quantities, attributing this partly to the pervasive influence of the national fertilizer subsidy program.</w:t>
        </w:r>
      </w:ins>
    </w:p>
    <w:p w:rsidR="4465BD2B" w:rsidP="4465BD2B" w:rsidRDefault="4465BD2B" w14:paraId="30C9F097" w14:textId="54DF4BBF">
      <w:pPr>
        <w:pStyle w:val="Heading3"/>
        <w:spacing w:before="160" w:beforeAutospacing="off" w:after="80" w:afterAutospacing="off"/>
        <w:rPr>
          <w:rFonts w:ascii="Aptos" w:hAnsi="Aptos" w:eastAsia="Aptos" w:cs="Aptos"/>
          <w:b w:val="0"/>
          <w:bCs w:val="0"/>
          <w:noProof w:val="0"/>
          <w:color w:val="0F4761" w:themeColor="accent1" w:themeTint="FF" w:themeShade="BF"/>
          <w:sz w:val="28"/>
          <w:szCs w:val="28"/>
          <w:lang w:val="en-US"/>
        </w:rPr>
      </w:pPr>
      <w:r w:rsidRPr="4465BD2B" w:rsidR="4465BD2B">
        <w:rPr>
          <w:rFonts w:ascii="Aptos" w:hAnsi="Aptos" w:eastAsia="Aptos" w:cs="Aptos"/>
          <w:b w:val="0"/>
          <w:bCs w:val="0"/>
          <w:noProof w:val="0"/>
          <w:color w:val="0F4761" w:themeColor="accent1" w:themeTint="FF" w:themeShade="BF"/>
          <w:sz w:val="28"/>
          <w:szCs w:val="28"/>
          <w:lang w:val="en-US"/>
        </w:rPr>
        <w:t>What the voucher bought</w:t>
      </w:r>
    </w:p>
    <w:p w:rsidR="4465BD2B" w:rsidP="4465BD2B" w:rsidRDefault="4465BD2B" w14:paraId="5D6C7496" w14:textId="6C7C4B04">
      <w:pPr>
        <w:spacing w:before="180" w:beforeAutospacing="off" w:after="180" w:afterAutospacing="off"/>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The voucher arm tells a different and more nuanced story.</w:t>
      </w:r>
    </w:p>
    <w:p w:rsidR="4465BD2B" w:rsidP="4465BD2B" w:rsidRDefault="4465BD2B" w14:paraId="0D70DFE2" w14:textId="436C49C7">
      <w:pPr>
        <w:spacing w:before="180" w:beforeAutospacing="off" w:after="180" w:afterAutospacing="off"/>
        <w:jc w:val="both"/>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On the soil-tested plot, voucher recipients applied roughly 30 kg more fertilizer than the comparison group and harvested about 19 percent more maize. The productivity gain appears to be driven by the voucher intervention: the information arm by itself produced no such gain.</w:t>
      </w:r>
    </w:p>
    <w:p w:rsidR="4465BD2B" w:rsidP="4465BD2B" w:rsidRDefault="4465BD2B" w14:paraId="43EB9162" w14:textId="5374A01B">
      <w:pPr>
        <w:spacing w:before="180" w:beforeAutospacing="off" w:after="180" w:afterAutospacing="off"/>
        <w:jc w:val="both"/>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Decomposing voucher purchases by product, however, qualifies the precision-fertilization interpretation. The voucher-induced additional fertilizer consists overwhelmingly of urea (about 18 kg) and NPK 23:10:5 basal blend (about 19 kg). That 50/50 split is, to a close approximation, the composition of the AIP bundle. Where the soil-test-based recommendation prescribed something different from the modal Malawi maize prescription, farmers did not buy it:</w:t>
      </w:r>
    </w:p>
    <w:p w:rsidR="4465BD2B" w:rsidP="4465BD2B" w:rsidRDefault="4465BD2B" w14:paraId="436DD353" w14:textId="26B0E154">
      <w:pPr>
        <w:pStyle w:val="ListParagraph"/>
        <w:numPr>
          <w:ilvl w:val="0"/>
          <w:numId w:val="5"/>
        </w:numPr>
        <w:spacing w:before="0" w:beforeAutospacing="off" w:after="0" w:afterAutospacing="off"/>
        <w:ind w:left="720" w:hanging="360"/>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Potassium products (MOP, SOP, or potassium sulphate) were prescribed for roughly two-thirds of households — often in place of urea — yet application in the voucher arm was essentially zero, and lower than in the comparison group.</w:t>
      </w:r>
    </w:p>
    <w:p w:rsidR="4465BD2B" w:rsidP="4465BD2B" w:rsidRDefault="4465BD2B" w14:paraId="14D05F1C" w14:textId="67FBF4B9">
      <w:pPr>
        <w:pStyle w:val="ListParagraph"/>
        <w:numPr>
          <w:ilvl w:val="0"/>
          <w:numId w:val="5"/>
        </w:numPr>
        <w:spacing w:before="0" w:beforeAutospacing="off" w:after="0" w:afterAutospacing="off"/>
        <w:ind w:left="720" w:hanging="360"/>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urea was prescribed to fewer than one in ten households, yet the single largest component of additional fertilizer that voucher recipients actually purchased.</w:t>
      </w:r>
    </w:p>
    <w:p w:rsidR="4465BD2B" w:rsidP="4465BD2B" w:rsidRDefault="4465BD2B" w14:paraId="5317BB1D" w14:textId="4001ADC3">
      <w:pPr>
        <w:pStyle w:val="ListParagraph"/>
        <w:numPr>
          <w:ilvl w:val="0"/>
          <w:numId w:val="5"/>
        </w:numPr>
        <w:spacing w:before="0" w:beforeAutospacing="off" w:after="0" w:afterAutospacing="off"/>
        <w:ind w:left="720" w:hanging="360"/>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Lime was recommended for about a quarter of households. No household in any arm applied lime.</w:t>
      </w:r>
    </w:p>
    <w:p w:rsidR="4465BD2B" w:rsidP="4465BD2B" w:rsidRDefault="4465BD2B" w14:paraId="30C41772" w14:textId="2A98ADF8">
      <w:pPr>
        <w:spacing w:before="180" w:beforeAutospacing="off" w:after="180" w:afterAutospacing="off"/>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The voucher pulled farmers toward the standard Malawi maize bundle, but not toward the distinctive components of their own soil-test recommendation. The productivity gain came primarily from intensification of fertilizer products farmers were already using, not from adoption of the precision blend that the recommendation prescribed.</w:t>
      </w:r>
    </w:p>
    <w:p w:rsidR="4465BD2B" w:rsidP="4465BD2B" w:rsidRDefault="4465BD2B" w14:paraId="10CA8B8D" w14:textId="32A1062B">
      <w:pPr>
        <w:spacing w:before="180" w:beforeAutospacing="off" w:after="180" w:afterAutospacing="off"/>
        <w:rPr>
          <w:rFonts w:ascii="Aptos" w:hAnsi="Aptos" w:eastAsia="Aptos" w:cs="Aptos"/>
          <w:noProof w:val="0"/>
          <w:sz w:val="24"/>
          <w:szCs w:val="24"/>
          <w:lang w:val="en-US"/>
        </w:rPr>
      </w:pPr>
      <w:r w:rsidRPr="0C56C3D2" w:rsidR="0C56C3D2">
        <w:rPr>
          <w:rFonts w:ascii="Aptos" w:hAnsi="Aptos" w:eastAsia="Aptos" w:cs="Aptos"/>
          <w:noProof w:val="0"/>
          <w:sz w:val="24"/>
          <w:szCs w:val="24"/>
          <w:lang w:val="en-US"/>
        </w:rPr>
        <w:t xml:space="preserve">This finding contrasts with evidence from the most cited prior study on the same question. A Tanzanian experiment by </w:t>
      </w:r>
      <w:hyperlink r:id="Re8d9207fa5ff4e32">
        <w:r w:rsidRPr="0C56C3D2" w:rsidR="0C56C3D2">
          <w:rPr>
            <w:rStyle w:val="Hyperlink"/>
            <w:noProof w:val="0"/>
            <w:color w:val="155F81"/>
            <w:lang w:val="en-US"/>
          </w:rPr>
          <w:t>Harou and co-authors (2022)</w:t>
        </w:r>
      </w:hyperlink>
      <w:r w:rsidRPr="0C56C3D2" w:rsidR="0C56C3D2">
        <w:rPr>
          <w:rFonts w:ascii="Aptos" w:hAnsi="Aptos" w:eastAsia="Aptos" w:cs="Aptos"/>
          <w:noProof w:val="0"/>
          <w:sz w:val="24"/>
          <w:szCs w:val="24"/>
          <w:lang w:val="en-US"/>
        </w:rPr>
        <w:t xml:space="preserve"> found that the bundle shifted half of farmers toward the soil-test-prescribed product (ammonium sulfate, the relevant input where soils were sulfur-deficient), compared with only 4% of farmers in the voucher-only arm. Our Malawian voucher arm does not produce a comparable shift in product choice.</w:t>
      </w:r>
      <w:ins w:author="Bjorn Van Campenhout" w:date="2026-05-28T09:31:23.618Z" w16du:dateUtc="2026-05-28T09:31:23.618Z" w:id="1707244503">
        <w:r w:rsidRPr="0C56C3D2" w:rsidR="0C56C3D2">
          <w:rPr>
            <w:rFonts w:ascii="Aptos" w:hAnsi="Aptos" w:eastAsia="Aptos" w:cs="Aptos"/>
            <w:noProof w:val="0"/>
            <w:sz w:val="24"/>
            <w:szCs w:val="24"/>
            <w:lang w:val="en-US"/>
          </w:rPr>
          <w:t xml:space="preserve"> The contrast suggests the failure to shift product mix may reflect something specific to the Malawi context — </w:t>
        </w:r>
        <w:r w:rsidRPr="0C56C3D2" w:rsidR="0C56C3D2">
          <w:rPr>
            <w:rFonts w:ascii="Aptos" w:hAnsi="Aptos" w:eastAsia="Aptos" w:cs="Aptos"/>
            <w:noProof w:val="0"/>
            <w:sz w:val="24"/>
            <w:szCs w:val="24"/>
            <w:lang w:val="en-US"/>
          </w:rPr>
          <w:t>most likely the</w:t>
        </w:r>
        <w:r w:rsidRPr="0C56C3D2" w:rsidR="0C56C3D2">
          <w:rPr>
            <w:rFonts w:ascii="Aptos" w:hAnsi="Aptos" w:eastAsia="Aptos" w:cs="Aptos"/>
            <w:noProof w:val="0"/>
            <w:sz w:val="24"/>
            <w:szCs w:val="24"/>
            <w:lang w:val="en-US"/>
          </w:rPr>
          <w:t xml:space="preserve"> strong expectations built up around the AIP bundle — rather than a universal property of voucher-plus-recommendation interventions.</w:t>
        </w:r>
      </w:ins>
    </w:p>
    <w:p w:rsidR="4465BD2B" w:rsidP="4465BD2B" w:rsidRDefault="4465BD2B" w14:paraId="38D735E7" w14:textId="3C957BF4">
      <w:pPr>
        <w:pStyle w:val="Heading3"/>
        <w:spacing w:before="160" w:beforeAutospacing="off" w:after="80" w:afterAutospacing="off"/>
        <w:rPr>
          <w:rFonts w:ascii="Aptos" w:hAnsi="Aptos" w:eastAsia="Aptos" w:cs="Aptos"/>
          <w:b w:val="0"/>
          <w:bCs w:val="0"/>
          <w:noProof w:val="0"/>
          <w:color w:val="0F4761" w:themeColor="accent1" w:themeTint="FF" w:themeShade="BF"/>
          <w:sz w:val="28"/>
          <w:szCs w:val="28"/>
          <w:lang w:val="en-US"/>
        </w:rPr>
      </w:pPr>
      <w:r w:rsidRPr="4465BD2B" w:rsidR="4465BD2B">
        <w:rPr>
          <w:rFonts w:ascii="Aptos" w:hAnsi="Aptos" w:eastAsia="Aptos" w:cs="Aptos"/>
          <w:b w:val="0"/>
          <w:bCs w:val="0"/>
          <w:noProof w:val="0"/>
          <w:color w:val="0F4761" w:themeColor="accent1" w:themeTint="FF" w:themeShade="BF"/>
          <w:sz w:val="28"/>
          <w:szCs w:val="28"/>
          <w:lang w:val="en-US"/>
        </w:rPr>
        <w:t>Implications for input-subsidy reform</w:t>
      </w:r>
    </w:p>
    <w:p w:rsidR="4465BD2B" w:rsidP="4465BD2B" w:rsidRDefault="4465BD2B" w14:paraId="24D0DEC5" w14:textId="77512D51">
      <w:pPr>
        <w:spacing w:before="180" w:beforeAutospacing="off" w:after="180" w:afterAutospacing="off"/>
        <w:jc w:val="both"/>
        <w:rPr>
          <w:rFonts w:ascii="Aptos" w:hAnsi="Aptos" w:eastAsia="Aptos" w:cs="Aptos"/>
          <w:noProof w:val="0"/>
          <w:sz w:val="24"/>
          <w:szCs w:val="24"/>
          <w:lang w:val="en-US"/>
        </w:rPr>
      </w:pPr>
      <w:r w:rsidRPr="28B13FD5" w:rsidR="28B13FD5">
        <w:rPr>
          <w:rFonts w:ascii="Aptos" w:hAnsi="Aptos" w:eastAsia="Aptos" w:cs="Aptos"/>
          <w:noProof w:val="0"/>
          <w:sz w:val="24"/>
          <w:szCs w:val="24"/>
          <w:lang w:val="en-US"/>
        </w:rPr>
        <w:t xml:space="preserve">The case for incorporating site-specific fertilizer recommendations into subsidy design rests in part on the promise of more efficient fertilizer use, a goal that has become increasingly important as fertilizer prices have gone up. Our data show that pairing soil-test-based recommendations with vouchers increases fertilizer use and yields but does not translate into adoption of a soil-matched input mix. Instead, farmers use </w:t>
      </w:r>
      <w:r w:rsidRPr="28B13FD5" w:rsidR="28B13FD5">
        <w:rPr>
          <w:rFonts w:ascii="Aptos" w:hAnsi="Aptos" w:eastAsia="Aptos" w:cs="Aptos"/>
          <w:noProof w:val="0"/>
          <w:sz w:val="24"/>
          <w:szCs w:val="24"/>
          <w:lang w:val="en-US"/>
        </w:rPr>
        <w:t>additional</w:t>
      </w:r>
      <w:r w:rsidRPr="28B13FD5" w:rsidR="28B13FD5">
        <w:rPr>
          <w:rFonts w:ascii="Aptos" w:hAnsi="Aptos" w:eastAsia="Aptos" w:cs="Aptos"/>
          <w:noProof w:val="0"/>
          <w:sz w:val="24"/>
          <w:szCs w:val="24"/>
          <w:lang w:val="en-US"/>
        </w:rPr>
        <w:t xml:space="preserve"> resources to intensify application of the standard bundle</w:t>
      </w:r>
      <w:r w:rsidRPr="28B13FD5" w:rsidR="28B13FD5">
        <w:rPr>
          <w:rFonts w:ascii="Aptos" w:hAnsi="Aptos" w:eastAsia="Aptos" w:cs="Aptos"/>
          <w:noProof w:val="0"/>
          <w:sz w:val="24"/>
          <w:szCs w:val="24"/>
          <w:lang w:val="en-US"/>
        </w:rPr>
        <w:t>.</w:t>
      </w:r>
      <w:ins w:author="Bjorn Van Campenhout" w:date="2026-05-28T09:32:49.872Z" w16du:dateUtc="2026-05-28T09:32:49.872Z" w:id="1614801287">
        <w:r w:rsidRPr="28B13FD5" w:rsidR="28B13FD5">
          <w:rPr>
            <w:rFonts w:ascii="Aptos" w:hAnsi="Aptos" w:eastAsia="Aptos" w:cs="Aptos"/>
            <w:noProof w:val="0"/>
            <w:sz w:val="24"/>
            <w:szCs w:val="24"/>
            <w:lang w:val="en-US"/>
          </w:rPr>
          <w:t xml:space="preserve"> In Malawi, where the AIP has distributed the same fixed bundle for years, this likely reflects more than supply-chain inertia: the </w:t>
        </w:r>
        <w:r w:rsidRPr="28B13FD5" w:rsidR="28B13FD5">
          <w:rPr>
            <w:rFonts w:ascii="Aptos" w:hAnsi="Aptos" w:eastAsia="Aptos" w:cs="Aptos"/>
            <w:noProof w:val="0"/>
            <w:sz w:val="24"/>
            <w:szCs w:val="24"/>
            <w:lang w:val="en-US"/>
          </w:rPr>
          <w:t>programme</w:t>
        </w:r>
        <w:r w:rsidRPr="28B13FD5" w:rsidR="28B13FD5">
          <w:rPr>
            <w:rFonts w:ascii="Aptos" w:hAnsi="Aptos" w:eastAsia="Aptos" w:cs="Aptos"/>
            <w:noProof w:val="0"/>
            <w:sz w:val="24"/>
            <w:szCs w:val="24"/>
            <w:lang w:val="en-US"/>
          </w:rPr>
          <w:t xml:space="preserve"> appears to have formed strong expectations about what good fertilizer practice looks like, and a single season's soil-test result may not be sufficient to shift preferences reinforced over many cycles of </w:t>
        </w:r>
        <w:r w:rsidRPr="28B13FD5" w:rsidR="28B13FD5">
          <w:rPr>
            <w:rFonts w:ascii="Aptos" w:hAnsi="Aptos" w:eastAsia="Aptos" w:cs="Aptos"/>
            <w:noProof w:val="0"/>
            <w:sz w:val="24"/>
            <w:szCs w:val="24"/>
            <w:lang w:val="en-US"/>
          </w:rPr>
          <w:t>programme</w:t>
        </w:r>
        <w:r w:rsidRPr="28B13FD5" w:rsidR="28B13FD5">
          <w:rPr>
            <w:rFonts w:ascii="Aptos" w:hAnsi="Aptos" w:eastAsia="Aptos" w:cs="Aptos"/>
            <w:noProof w:val="0"/>
            <w:sz w:val="24"/>
            <w:szCs w:val="24"/>
            <w:lang w:val="en-US"/>
          </w:rPr>
          <w:t xml:space="preserve"> participation.</w:t>
        </w:r>
      </w:ins>
    </w:p>
    <w:p w:rsidR="4465BD2B" w:rsidP="4465BD2B" w:rsidRDefault="4465BD2B" w14:paraId="7D9E89ED" w14:textId="1139E36D">
      <w:pPr>
        <w:spacing w:before="180" w:beforeAutospacing="off" w:after="180" w:afterAutospacing="off"/>
        <w:rPr>
          <w:rFonts w:ascii="Aptos" w:hAnsi="Aptos" w:eastAsia="Aptos" w:cs="Aptos"/>
          <w:noProof w:val="0"/>
          <w:sz w:val="24"/>
          <w:szCs w:val="24"/>
          <w:lang w:val="en-US"/>
        </w:rPr>
      </w:pPr>
      <w:r w:rsidRPr="13CB7EA3" w:rsidR="13CB7EA3">
        <w:rPr>
          <w:rFonts w:ascii="Aptos" w:hAnsi="Aptos" w:eastAsia="Aptos" w:cs="Aptos"/>
          <w:noProof w:val="0"/>
          <w:sz w:val="24"/>
          <w:szCs w:val="24"/>
          <w:lang w:val="en-US"/>
        </w:rPr>
        <w:t xml:space="preserve">Our research suggests that closing the gap between a precision recommendation and precision fertilizer use requires complementary investments on both sides of the market. On the supply side, the products soil tests prescribe need to be on </w:t>
      </w:r>
      <w:r w:rsidRPr="13CB7EA3" w:rsidR="13CB7EA3">
        <w:rPr>
          <w:rFonts w:ascii="Aptos" w:hAnsi="Aptos" w:eastAsia="Aptos" w:cs="Aptos"/>
          <w:noProof w:val="0"/>
          <w:sz w:val="24"/>
          <w:szCs w:val="24"/>
          <w:lang w:val="en-US"/>
        </w:rPr>
        <w:t>agro</w:t>
      </w:r>
      <w:r w:rsidRPr="13CB7EA3" w:rsidR="13CB7EA3">
        <w:rPr>
          <w:rFonts w:ascii="Aptos" w:hAnsi="Aptos" w:eastAsia="Aptos" w:cs="Aptos"/>
          <w:noProof w:val="0"/>
          <w:sz w:val="24"/>
          <w:szCs w:val="24"/>
          <w:lang w:val="en-US"/>
        </w:rPr>
        <w:t xml:space="preserve">-dealer shelves in package sizes smallholders can afford, accompanied by simple dosing aids — </w:t>
      </w:r>
      <w:ins w:author="Bjorn Van Campenhout" w:date="2026-05-28T09:35:00.616Z" w16du:dateUtc="2026-05-28T09:35:00.616Z" w:id="26309734">
        <w:r>
          <w:fldChar w:fldCharType="begin"/>
        </w:r>
        <w:r>
          <w:instrText xml:space="preserve">HYPERLINK "https://www.nber.org/papers/w30423" </w:instrText>
        </w:r>
        <w:r>
          <w:fldChar w:fldCharType="separate"/>
        </w:r>
      </w:ins>
      <w:ins w:author="Bjorn Van Campenhout" w:date="2026-05-28T09:35:00.615Z" w16du:dateUtc="2026-05-28T09:35:00.615Z" w:id="879273748">
        <w:r w:rsidRPr="13CB7EA3" w:rsidR="13CB7EA3">
          <w:rPr>
            <w:rStyle w:val="Hyperlink"/>
            <w:noProof w:val="0"/>
            <w:lang w:val="en-US"/>
          </w:rPr>
          <w:t>a labelled scoop</w:t>
        </w:r>
      </w:ins>
      <w:ins w:author="Bjorn Van Campenhout" w:date="2026-05-28T09:35:00.616Z" w16du:dateUtc="2026-05-28T09:35:00.616Z" w:id="476824667">
        <w:r>
          <w:fldChar w:fldCharType="end"/>
        </w:r>
      </w:ins>
      <w:r w:rsidRPr="13CB7EA3" w:rsidR="13CB7EA3">
        <w:rPr>
          <w:rFonts w:ascii="Aptos" w:hAnsi="Aptos" w:eastAsia="Aptos" w:cs="Aptos"/>
          <w:noProof w:val="0"/>
          <w:sz w:val="24"/>
          <w:szCs w:val="24"/>
          <w:lang w:val="en-US"/>
        </w:rPr>
        <w:t xml:space="preserve">, </w:t>
      </w:r>
      <w:ins w:author="Bjorn Van Campenhout" w:date="2026-05-28T09:34:15.132Z" w16du:dateUtc="2026-05-28T09:34:15.132Z" w:id="443951855">
        <w:r>
          <w:fldChar w:fldCharType="begin"/>
        </w:r>
        <w:r>
          <w:instrText xml:space="preserve">HYPERLINK "https://www.journals.uchicago.edu/doi/10.1086/711174" </w:instrText>
        </w:r>
        <w:r>
          <w:fldChar w:fldCharType="separate"/>
        </w:r>
      </w:ins>
      <w:ins w:author="Bjorn Van Campenhout" w:date="2026-05-28T09:34:15.129Z" w16du:dateUtc="2026-05-28T09:34:15.129Z" w:id="1867303000">
        <w:r w:rsidRPr="13CB7EA3" w:rsidR="13CB7EA3">
          <w:rPr>
            <w:rStyle w:val="Hyperlink"/>
            <w:noProof w:val="0"/>
            <w:lang w:val="en-US"/>
          </w:rPr>
          <w:t xml:space="preserve">a </w:t>
        </w:r>
        <w:r w:rsidRPr="13CB7EA3" w:rsidR="13CB7EA3">
          <w:rPr>
            <w:rStyle w:val="Hyperlink"/>
            <w:noProof w:val="0"/>
            <w:lang w:val="en-US"/>
          </w:rPr>
          <w:t>colour</w:t>
        </w:r>
        <w:r w:rsidRPr="13CB7EA3" w:rsidR="13CB7EA3">
          <w:rPr>
            <w:rStyle w:val="Hyperlink"/>
            <w:noProof w:val="0"/>
            <w:lang w:val="en-US"/>
          </w:rPr>
          <w:t>-coded chart</w:t>
        </w:r>
      </w:ins>
      <w:ins w:author="Bjorn Van Campenhout" w:date="2026-05-28T09:34:15.132Z" w16du:dateUtc="2026-05-28T09:34:15.132Z" w:id="377216223">
        <w:r>
          <w:fldChar w:fldCharType="end"/>
        </w:r>
      </w:ins>
      <w:r w:rsidRPr="13CB7EA3" w:rsidR="13CB7EA3">
        <w:rPr>
          <w:rFonts w:ascii="Aptos" w:hAnsi="Aptos" w:eastAsia="Aptos" w:cs="Aptos"/>
          <w:noProof w:val="0"/>
          <w:sz w:val="24"/>
          <w:szCs w:val="24"/>
          <w:lang w:val="en-US"/>
        </w:rPr>
        <w:t xml:space="preserve"> — that translate a technical recommendation into a concrete purchase and application decision. On the demand side, a voucher and a soil-test result are not enough on their own. Farmers need soil-health training that builds intuition for why potassium or lime matters; trusted messengers and social proof that reduce the psychological friction of buying an unfamiliar product; and credit and risk instruments that make it </w:t>
      </w:r>
      <w:r w:rsidRPr="13CB7EA3" w:rsidR="13CB7EA3">
        <w:rPr>
          <w:rFonts w:ascii="Aptos" w:hAnsi="Aptos" w:eastAsia="Aptos" w:cs="Aptos"/>
          <w:noProof w:val="0"/>
          <w:sz w:val="24"/>
          <w:szCs w:val="24"/>
          <w:lang w:val="en-US"/>
        </w:rPr>
        <w:t>viable</w:t>
      </w:r>
      <w:r w:rsidRPr="13CB7EA3" w:rsidR="13CB7EA3">
        <w:rPr>
          <w:rFonts w:ascii="Aptos" w:hAnsi="Aptos" w:eastAsia="Aptos" w:cs="Aptos"/>
          <w:noProof w:val="0"/>
          <w:sz w:val="24"/>
          <w:szCs w:val="24"/>
          <w:lang w:val="en-US"/>
        </w:rPr>
        <w:t xml:space="preserve"> to experiment with an untested input mix. A policy agenda that upgrades only one side will quickly run into the other as the new binding constraint. Vouchers and soil tests are necessary but not sufficient — they need to be embedded in a system where the right products are available, legible, and within reach.</w:t>
      </w:r>
    </w:p>
    <w:p w:rsidR="4465BD2B" w:rsidP="68886598" w:rsidRDefault="4465BD2B" w14:paraId="7A15C139" w14:textId="655EBF36">
      <w:pPr>
        <w:pStyle w:val="Normal"/>
        <w:spacing w:before="180" w:beforeAutospacing="off" w:after="180" w:afterAutospacing="off"/>
        <w:jc w:val="both"/>
        <w:rPr>
          <w:rFonts w:ascii="Aptos" w:hAnsi="Aptos" w:eastAsia="Aptos" w:cs="Aptos"/>
          <w:noProof w:val="0"/>
          <w:sz w:val="24"/>
          <w:szCs w:val="24"/>
          <w:lang w:val="en-US"/>
        </w:rPr>
      </w:pPr>
      <w:r w:rsidRPr="3B6289A7" w:rsidR="3B6289A7">
        <w:rPr>
          <w:rFonts w:ascii="Aptos" w:hAnsi="Aptos" w:eastAsia="Aptos" w:cs="Aptos"/>
          <w:noProof w:val="0"/>
          <w:sz w:val="24"/>
          <w:szCs w:val="24"/>
          <w:lang w:val="en-US"/>
        </w:rPr>
        <w:t xml:space="preserve">The point generalizes beyond fertilizer subsidies. A wave of recent agricultural-development investment is directed at one or two visible links of the value chain: </w:t>
      </w:r>
      <w:ins w:author="Bjorn Van Campenhout" w:date="2026-05-28T10:19:07.66Z" w16du:dateUtc="2026-05-28T10:19:07.66Z" w:id="204872621">
        <w:r>
          <w:fldChar w:fldCharType="begin"/>
        </w:r>
        <w:r>
          <w:instrText xml:space="preserve">HYPERLINK "https://digitalgreen.org/farmer.chat/" </w:instrText>
        </w:r>
      </w:ins>
      <w:ins w:author="Bjorn Van Campenhout" w:date="2026-05-28T10:19:07.661Z" w16du:dateUtc="2026-05-28T10:19:07.661Z" w:id="233057282">
        <w:r>
          <w:fldChar w:fldCharType="separate"/>
        </w:r>
      </w:ins>
      <w:ins w:author="Bjorn Van Campenhout" w:date="2026-05-28T10:19:07.659Z" w16du:dateUtc="2026-05-28T10:19:07.659Z" w:id="836223284">
        <w:r w:rsidRPr="3B6289A7" w:rsidR="3B6289A7">
          <w:rPr>
            <w:rStyle w:val="Hyperlink"/>
            <w:noProof w:val="0"/>
            <w:lang w:val="en-US"/>
          </w:rPr>
          <w:t>AI-assisted extension</w:t>
        </w:r>
      </w:ins>
      <w:ins w:author="Bjorn Van Campenhout" w:date="2026-05-28T10:19:07.661Z" w16du:dateUtc="2026-05-28T10:19:07.661Z" w:id="1608127792">
        <w:r>
          <w:fldChar w:fldCharType="end"/>
        </w:r>
      </w:ins>
      <w:r w:rsidRPr="3B6289A7" w:rsidR="3B6289A7">
        <w:rPr>
          <w:rFonts w:ascii="Aptos" w:hAnsi="Aptos" w:eastAsia="Aptos" w:cs="Aptos"/>
          <w:noProof w:val="0"/>
          <w:sz w:val="24"/>
          <w:szCs w:val="24"/>
          <w:lang w:val="en-US"/>
        </w:rPr>
        <w:t xml:space="preserve">, </w:t>
      </w:r>
      <w:ins w:author="Bjorn Van Campenhout" w:date="2026-05-28T10:22:19.886Z" w16du:dateUtc="2026-05-28T10:22:19.886Z" w:id="852579283">
        <w:r>
          <w:fldChar w:fldCharType="begin"/>
        </w:r>
        <w:r>
          <w:instrText xml:space="preserve">HYPERLINK "https://agwise.org/" </w:instrText>
        </w:r>
      </w:ins>
      <w:ins w:author="Bjorn Van Campenhout" w:date="2026-05-28T10:22:19.887Z" w16du:dateUtc="2026-05-28T10:22:19.887Z" w:id="2076074560">
        <w:r>
          <w:fldChar w:fldCharType="separate"/>
        </w:r>
      </w:ins>
      <w:ins w:author="Bjorn Van Campenhout" w:date="2026-05-28T10:22:19.884Z" w16du:dateUtc="2026-05-28T10:22:19.884Z" w:id="612601224">
        <w:r w:rsidRPr="3B6289A7" w:rsidR="3B6289A7">
          <w:rPr>
            <w:rStyle w:val="Hyperlink"/>
            <w:noProof w:val="0"/>
            <w:lang w:val="en-US"/>
          </w:rPr>
          <w:t>digital decision-support tools</w:t>
        </w:r>
      </w:ins>
      <w:ins w:author="Bjorn Van Campenhout" w:date="2026-05-28T10:22:19.887Z" w16du:dateUtc="2026-05-28T10:22:19.887Z" w:id="922377960">
        <w:r>
          <w:fldChar w:fldCharType="end"/>
        </w:r>
      </w:ins>
      <w:r w:rsidRPr="3B6289A7" w:rsidR="3B6289A7">
        <w:rPr>
          <w:rFonts w:ascii="Aptos" w:hAnsi="Aptos" w:eastAsia="Aptos" w:cs="Aptos"/>
          <w:noProof w:val="0"/>
          <w:sz w:val="24"/>
          <w:szCs w:val="24"/>
          <w:lang w:val="en-US"/>
        </w:rPr>
        <w:t xml:space="preserve">, </w:t>
      </w:r>
      <w:ins w:author="Bjorn Van Campenhout" w:date="2026-05-28T10:31:39.465Z" w16du:dateUtc="2026-05-28T10:31:39.465Z" w:id="157297393">
        <w:r>
          <w:fldChar w:fldCharType="begin"/>
        </w:r>
        <w:r>
          <w:instrText xml:space="preserve">HYPERLINK "https://digitalearthafrica.org/en_za/geomaize-turning-satellite-data-into-smarter-farming-in-south-africa/" </w:instrText>
        </w:r>
        <w:r>
          <w:fldChar w:fldCharType="separate"/>
        </w:r>
      </w:ins>
      <w:ins w:author="Bjorn Van Campenhout" w:date="2026-05-28T10:31:39.463Z" w16du:dateUtc="2026-05-28T10:31:39.463Z" w:id="2027295947">
        <w:r w:rsidRPr="3B6289A7" w:rsidR="3B6289A7">
          <w:rPr>
            <w:rStyle w:val="Hyperlink"/>
            <w:noProof w:val="0"/>
            <w:lang w:val="en-US"/>
          </w:rPr>
          <w:t>satellite-derived plot diagnostics</w:t>
        </w:r>
      </w:ins>
      <w:ins w:author="Bjorn Van Campenhout" w:date="2026-05-28T10:31:39.465Z" w16du:dateUtc="2026-05-28T10:31:39.465Z" w:id="118790476">
        <w:r>
          <w:fldChar w:fldCharType="end"/>
        </w:r>
      </w:ins>
      <w:r w:rsidRPr="3B6289A7" w:rsidR="3B6289A7">
        <w:rPr>
          <w:rFonts w:ascii="Aptos" w:hAnsi="Aptos" w:eastAsia="Aptos" w:cs="Aptos"/>
          <w:noProof w:val="0"/>
          <w:sz w:val="24"/>
          <w:szCs w:val="24"/>
          <w:lang w:val="en-US"/>
        </w:rPr>
        <w:t xml:space="preserve">, </w:t>
      </w:r>
      <w:ins w:author="Bjorn Van Campenhout" w:date="2026-05-28T10:27:53.092Z" w16du:dateUtc="2026-05-28T10:27:53.092Z" w:id="1639959206">
        <w:r>
          <w:fldChar w:fldCharType="begin"/>
        </w:r>
        <w:r>
          <w:instrText xml:space="preserve">HYPERLINK "https://www.cultyvate.com/" </w:instrText>
        </w:r>
        <w:r>
          <w:fldChar w:fldCharType="separate"/>
        </w:r>
      </w:ins>
      <w:ins w:author="Bjorn Van Campenhout" w:date="2026-05-28T10:27:53.083Z" w16du:dateUtc="2026-05-28T10:27:53.083Z" w:id="676627114">
        <w:r w:rsidRPr="3B6289A7" w:rsidR="3B6289A7">
          <w:rPr>
            <w:rStyle w:val="Hyperlink"/>
            <w:noProof w:val="0"/>
            <w:lang w:val="en-US"/>
          </w:rPr>
          <w:t>precision-irrigation advice</w:t>
        </w:r>
      </w:ins>
      <w:ins w:author="Bjorn Van Campenhout" w:date="2026-05-28T10:27:53.093Z" w16du:dateUtc="2026-05-28T10:27:53.093Z" w:id="1932977760">
        <w:r>
          <w:fldChar w:fldCharType="end"/>
        </w:r>
      </w:ins>
      <w:r w:rsidRPr="3B6289A7" w:rsidR="3B6289A7">
        <w:rPr>
          <w:rFonts w:ascii="Aptos" w:hAnsi="Aptos" w:eastAsia="Aptos" w:cs="Aptos"/>
          <w:noProof w:val="0"/>
          <w:sz w:val="24"/>
          <w:szCs w:val="24"/>
          <w:lang w:val="en-US"/>
        </w:rPr>
        <w:t xml:space="preserve">, </w:t>
      </w:r>
      <w:ins w:author="Bjorn Van Campenhout" w:date="2026-05-28T10:29:25.472Z" w16du:dateUtc="2026-05-28T10:29:25.472Z" w:id="977558879">
        <w:r>
          <w:fldChar w:fldCharType="begin"/>
        </w:r>
        <w:r>
          <w:instrText xml:space="preserve">HYPERLINK "https://www.ignitia.info/?lng=en" </w:instrText>
        </w:r>
        <w:r>
          <w:fldChar w:fldCharType="separate"/>
        </w:r>
      </w:ins>
      <w:ins w:author="Bjorn Van Campenhout" w:date="2026-05-28T10:29:25.469Z" w16du:dateUtc="2026-05-28T10:29:25.469Z" w:id="1543632328">
        <w:r w:rsidRPr="3B6289A7" w:rsidR="3B6289A7">
          <w:rPr>
            <w:rStyle w:val="Hyperlink"/>
            <w:noProof w:val="0"/>
            <w:lang w:val="en-US"/>
          </w:rPr>
          <w:t>hyper-local weather</w:t>
        </w:r>
      </w:ins>
      <w:ins w:author="Bjorn Van Campenhout" w:date="2026-05-28T10:29:25.472Z" w16du:dateUtc="2026-05-28T10:29:25.472Z" w:id="1478402224">
        <w:r>
          <w:fldChar w:fldCharType="end"/>
        </w:r>
      </w:ins>
      <w:r w:rsidRPr="3B6289A7" w:rsidR="3B6289A7">
        <w:rPr>
          <w:rFonts w:ascii="Aptos" w:hAnsi="Aptos" w:eastAsia="Aptos" w:cs="Aptos"/>
          <w:noProof w:val="0"/>
          <w:sz w:val="24"/>
          <w:szCs w:val="24"/>
          <w:lang w:val="en-US"/>
        </w:rPr>
        <w:t xml:space="preserve"> and </w:t>
      </w:r>
      <w:ins w:author="Bjorn Van Campenhout" w:date="2026-05-28T10:30:50.528Z" w16du:dateUtc="2026-05-28T10:30:50.528Z" w:id="77679281">
        <w:r>
          <w:fldChar w:fldCharType="begin"/>
        </w:r>
        <w:r>
          <w:instrText xml:space="preserve">HYPERLINK "https://www.cabi.org/projects/plantwiseplus/" </w:instrText>
        </w:r>
        <w:r>
          <w:fldChar w:fldCharType="separate"/>
        </w:r>
      </w:ins>
      <w:ins w:author="Bjorn Van Campenhout" w:date="2026-05-28T10:30:50.526Z" w16du:dateUtc="2026-05-28T10:30:50.526Z" w:id="1901522535">
        <w:r w:rsidRPr="3B6289A7" w:rsidR="3B6289A7">
          <w:rPr>
            <w:rStyle w:val="Hyperlink"/>
            <w:noProof w:val="0"/>
            <w:lang w:val="en-US"/>
          </w:rPr>
          <w:t>pest alerts</w:t>
        </w:r>
      </w:ins>
      <w:ins w:author="Bjorn Van Campenhout" w:date="2026-05-28T10:30:50.528Z" w16du:dateUtc="2026-05-28T10:30:50.528Z" w:id="835596432">
        <w:r>
          <w:fldChar w:fldCharType="end"/>
        </w:r>
      </w:ins>
      <w:r w:rsidRPr="3B6289A7" w:rsidR="3B6289A7">
        <w:rPr>
          <w:rFonts w:ascii="Aptos" w:hAnsi="Aptos" w:eastAsia="Aptos" w:cs="Aptos"/>
          <w:noProof w:val="0"/>
          <w:sz w:val="24"/>
          <w:szCs w:val="24"/>
          <w:lang w:val="en-US"/>
        </w:rPr>
        <w:t xml:space="preserve"> delivered to farmers’ phones. The implicit assumption is that upgrading these front-end advisory components is the binding constraint on adoption. Our experiment in Malawi suggests that assumption deserves scrutiny. An agricultura</w:t>
      </w:r>
      <w:r w:rsidRPr="3B6289A7" w:rsidR="3B6289A7">
        <w:rPr>
          <w:rFonts w:ascii="Aptos" w:hAnsi="Aptos" w:eastAsia="Aptos" w:cs="Aptos"/>
          <w:noProof w:val="0"/>
          <w:sz w:val="24"/>
          <w:szCs w:val="24"/>
          <w:lang w:val="en-US"/>
        </w:rPr>
        <w:t>l value ch</w:t>
      </w:r>
      <w:r w:rsidRPr="3B6289A7" w:rsidR="3B6289A7">
        <w:rPr>
          <w:rFonts w:ascii="Aptos" w:hAnsi="Aptos" w:eastAsia="Aptos" w:cs="Aptos"/>
          <w:noProof w:val="0"/>
          <w:sz w:val="24"/>
          <w:szCs w:val="24"/>
          <w:lang w:val="en-US"/>
        </w:rPr>
        <w:t xml:space="preserve">ain has many links: soil diagnostics, advisory delivery, product portfolios at the dealer, package sizes, prices, working capital for stockholding, transport, application equipment, and the credit and risk tools that determine what a farmer can actually buy and apply. </w:t>
      </w:r>
      <w:hyperlink r:id="Rf7c219a9cd3e4910">
        <w:r w:rsidRPr="3B6289A7" w:rsidR="3B6289A7">
          <w:rPr>
            <w:rStyle w:val="Hyperlink"/>
            <w:noProof w:val="0"/>
            <w:color w:val="155F81"/>
            <w:lang w:val="en-US"/>
          </w:rPr>
          <w:t>Upgrading one or two of those links to a high-tech standard while leaving the others generic does not deliver high-tech outcomes</w:t>
        </w:r>
      </w:hyperlink>
      <w:r w:rsidRPr="3B6289A7" w:rsidR="3B6289A7">
        <w:rPr>
          <w:rFonts w:ascii="Aptos" w:hAnsi="Aptos" w:eastAsia="Aptos" w:cs="Aptos"/>
          <w:noProof w:val="0"/>
          <w:sz w:val="24"/>
          <w:szCs w:val="24"/>
          <w:lang w:val="en-US"/>
        </w:rPr>
        <w:t xml:space="preserve"> — the chain runs at the speed of its slowest link.</w:t>
      </w:r>
      <w:del w:author="Bjorn Van Campenhout" w:date="2026-05-28T09:37:04.619Z" w16du:dateUtc="2026-05-28T09:37:04.619Z" w:id="1589131715">
        <w:r w:rsidRPr="3B6289A7" w:rsidDel="3B6289A7">
          <w:rPr>
            <w:rFonts w:ascii="Aptos" w:hAnsi="Aptos" w:eastAsia="Aptos" w:cs="Aptos"/>
            <w:noProof w:val="0"/>
            <w:sz w:val="24"/>
            <w:szCs w:val="24"/>
            <w:lang w:val="en-US"/>
          </w:rPr>
          <w:delText xml:space="preserve"> </w:delText>
        </w:r>
      </w:del>
      <w:ins w:author="Bjorn Van Campenhout" w:date="2026-05-28T09:36:52.294Z" w16du:dateUtc="2026-05-28T09:36:52.294Z" w:id="1702293609">
        <w:r w:rsidRPr="3B6289A7" w:rsidR="3B6289A7">
          <w:rPr>
            <w:rFonts w:ascii="Aptos" w:hAnsi="Aptos" w:eastAsia="Aptos" w:cs="Aptos"/>
            <w:noProof w:val="0"/>
            <w:sz w:val="24"/>
            <w:szCs w:val="24"/>
            <w:lang w:val="en-US"/>
          </w:rPr>
          <w:t xml:space="preserve"> It is also worth noting that the binding constraint may vary by context: where a dominant state-backed input </w:t>
        </w:r>
        <w:r w:rsidRPr="3B6289A7" w:rsidR="3B6289A7">
          <w:rPr>
            <w:rFonts w:ascii="Aptos" w:hAnsi="Aptos" w:eastAsia="Aptos" w:cs="Aptos"/>
            <w:noProof w:val="0"/>
            <w:sz w:val="24"/>
            <w:szCs w:val="24"/>
            <w:lang w:val="en-US"/>
          </w:rPr>
          <w:t>programme</w:t>
        </w:r>
        <w:r w:rsidRPr="3B6289A7" w:rsidR="3B6289A7">
          <w:rPr>
            <w:rFonts w:ascii="Aptos" w:hAnsi="Aptos" w:eastAsia="Aptos" w:cs="Aptos"/>
            <w:noProof w:val="0"/>
            <w:sz w:val="24"/>
            <w:szCs w:val="24"/>
            <w:lang w:val="en-US"/>
          </w:rPr>
          <w:t xml:space="preserve"> has shaped farmer expectations over many seasons, the obstacle may not be information quality or delivery channel at all, but the strength of an institutionally entrenched prior about what good fertilizer practice looks like. </w:t>
        </w:r>
      </w:ins>
      <w:r w:rsidRPr="3B6289A7" w:rsidR="3B6289A7">
        <w:rPr>
          <w:rFonts w:ascii="Aptos" w:hAnsi="Aptos" w:eastAsia="Aptos" w:cs="Aptos"/>
          <w:noProof w:val="0"/>
          <w:sz w:val="24"/>
          <w:szCs w:val="24"/>
          <w:lang w:val="en-US"/>
        </w:rPr>
        <w:t>The components of any agricultural-technology system need to be upgraded together.</w:t>
      </w:r>
    </w:p>
    <w:p w:rsidR="4465BD2B" w:rsidP="4465BD2B" w:rsidRDefault="4465BD2B" w14:paraId="62EAB030" w14:textId="0FCE733C">
      <w:pPr>
        <w:spacing w:before="20" w:beforeAutospacing="off" w:after="20" w:afterAutospacing="off"/>
        <w:jc w:val="both"/>
        <w:rPr>
          <w:rFonts w:ascii="Aptos" w:hAnsi="Aptos" w:eastAsia="Aptos" w:cs="Aptos"/>
          <w:noProof w:val="0"/>
          <w:sz w:val="24"/>
          <w:szCs w:val="24"/>
          <w:lang w:val="en-US"/>
        </w:rPr>
      </w:pPr>
      <w:r w:rsidRPr="4465BD2B" w:rsidR="4465BD2B">
        <w:rPr>
          <w:rFonts w:ascii="Aptos" w:hAnsi="Aptos" w:eastAsia="Aptos" w:cs="Aptos"/>
          <w:noProof w:val="0"/>
          <w:sz w:val="24"/>
          <w:szCs w:val="24"/>
          <w:lang w:val="en-US"/>
        </w:rPr>
        <w:t>*Thomas Assefa is with IFPRI’s Agrifood Innovation and Resilience Unit, based in Nairobi. Jonathan Atkinson is with Solidaridad Southern Africa, Johannesburg. Joachim De Weerdt is with IFPRI’s Development Strategy and Governance Division, based in Lilongwe. Edwin Siyame is with IFPRI’s Development Strategy and Governance Division, based in Lilongwe. David J. Spielman is with the School of Public Health, Washington University in St. Louis. Hailemariam Ayalew is with IFPRI’s Development Strategies and Governance Unit, based in Nairobi. Bjorn Van Campenhout is with IFPRI’s Markets, Trade, and Institutions Unit, based in Leuven. Opinions are the authors’.</w:t>
      </w:r>
    </w:p>
    <w:p w:rsidR="4465BD2B" w:rsidP="4465BD2B" w:rsidRDefault="4465BD2B" w14:paraId="0C1E1346" w14:textId="7DD3C4EF">
      <w:pPr>
        <w:pStyle w:val="BodyText"/>
      </w:pPr>
    </w:p>
    <w:sectPr w:rsidR="00832AE2">
      <w:footnotePr>
        <w:numRestart w:val="eachSect"/>
      </w:footnotePr>
      <w:pgSz w:w="12240" w:h="15840" w:orient="portrait"/>
      <w:pgMar w:top="1440" w:right="1440" w:bottom="1440" w:left="1440" w:header="720" w:footer="720"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450cc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359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0"/>
    <w:multiLevelType w:val="multilevel"/>
    <w:tmpl w:val="C3DED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0A7C54"/>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5">
    <w:abstractNumId w:val="3"/>
  </w:num>
  <w:num w:numId="4">
    <w:abstractNumId w:val="2"/>
  </w:num>
  <w:num w:numId="1" w16cid:durableId="743451418">
    <w:abstractNumId w:val="0"/>
  </w:num>
  <w:num w:numId="2" w16cid:durableId="209464775">
    <w:abstractNumId w:val="1"/>
  </w:num>
  <w:num w:numId="3" w16cid:durableId="1488860852">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true"/>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E2"/>
    <w:rsid w:val="00032C69"/>
    <w:rsid w:val="00036D41"/>
    <w:rsid w:val="0004031E"/>
    <w:rsid w:val="000817B4"/>
    <w:rsid w:val="00154532"/>
    <w:rsid w:val="002508B5"/>
    <w:rsid w:val="002B25AE"/>
    <w:rsid w:val="002C5608"/>
    <w:rsid w:val="002D7B96"/>
    <w:rsid w:val="002E61A7"/>
    <w:rsid w:val="00364A31"/>
    <w:rsid w:val="00390AF3"/>
    <w:rsid w:val="003B19EE"/>
    <w:rsid w:val="003C6CDF"/>
    <w:rsid w:val="003E2D00"/>
    <w:rsid w:val="00430312"/>
    <w:rsid w:val="00576E9F"/>
    <w:rsid w:val="00621074"/>
    <w:rsid w:val="006A710A"/>
    <w:rsid w:val="006C05C6"/>
    <w:rsid w:val="006E28DB"/>
    <w:rsid w:val="007353DD"/>
    <w:rsid w:val="00773A67"/>
    <w:rsid w:val="007773C4"/>
    <w:rsid w:val="00786A84"/>
    <w:rsid w:val="007B6D55"/>
    <w:rsid w:val="007F3AE3"/>
    <w:rsid w:val="00807F65"/>
    <w:rsid w:val="00832AE2"/>
    <w:rsid w:val="0088671F"/>
    <w:rsid w:val="008A3F27"/>
    <w:rsid w:val="009173FE"/>
    <w:rsid w:val="00970DB5"/>
    <w:rsid w:val="00A971B8"/>
    <w:rsid w:val="00AA2E94"/>
    <w:rsid w:val="00AE307A"/>
    <w:rsid w:val="00AE3438"/>
    <w:rsid w:val="00B4107F"/>
    <w:rsid w:val="00B418C3"/>
    <w:rsid w:val="00BB36AE"/>
    <w:rsid w:val="00BD05B5"/>
    <w:rsid w:val="00C00808"/>
    <w:rsid w:val="00C53038"/>
    <w:rsid w:val="00C75C05"/>
    <w:rsid w:val="00CA0A69"/>
    <w:rsid w:val="00D2350F"/>
    <w:rsid w:val="00D45B5E"/>
    <w:rsid w:val="00DC2D1A"/>
    <w:rsid w:val="00DC4A41"/>
    <w:rsid w:val="00DD6543"/>
    <w:rsid w:val="00DD6DE1"/>
    <w:rsid w:val="00E0798B"/>
    <w:rsid w:val="00E7295A"/>
    <w:rsid w:val="00ED184E"/>
    <w:rsid w:val="00EE6FED"/>
    <w:rsid w:val="00EF5898"/>
    <w:rsid w:val="0744134D"/>
    <w:rsid w:val="0B7AD664"/>
    <w:rsid w:val="0C56C3D2"/>
    <w:rsid w:val="13CB7EA3"/>
    <w:rsid w:val="22D9ABC5"/>
    <w:rsid w:val="24A8901B"/>
    <w:rsid w:val="28171D1F"/>
    <w:rsid w:val="28B13FD5"/>
    <w:rsid w:val="2C8673CE"/>
    <w:rsid w:val="326943EF"/>
    <w:rsid w:val="35E4EF70"/>
    <w:rsid w:val="3A5959C0"/>
    <w:rsid w:val="3B6289A7"/>
    <w:rsid w:val="4465BD2B"/>
    <w:rsid w:val="4C253FB3"/>
    <w:rsid w:val="4C79A59E"/>
    <w:rsid w:val="4C916C1F"/>
    <w:rsid w:val="4CB33056"/>
    <w:rsid w:val="4D088FF3"/>
    <w:rsid w:val="4FC60F3D"/>
    <w:rsid w:val="54456DDD"/>
    <w:rsid w:val="551FE767"/>
    <w:rsid w:val="56D7C2BD"/>
    <w:rsid w:val="5ADCBC4E"/>
    <w:rsid w:val="603DA0E9"/>
    <w:rsid w:val="644B30B2"/>
    <w:rsid w:val="68886598"/>
    <w:rsid w:val="6B30183A"/>
    <w:rsid w:val="7A34FA74"/>
    <w:rsid w:val="7C4F0E14"/>
    <w:rsid w:val="7DD468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BA9C"/>
  <w15:docId w15:val="{ADBC912A-154B-1843-86B1-64BDC0B7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shd w:val="clear" w:color="auto" w:fill="F1F3F5"/>
      <w:wordWrap w:val="0"/>
    </w:pPr>
  </w:style>
  <w:style w:type="character" w:styleId="KeywordTok" w:customStyle="1">
    <w:name w:val="KeywordTok"/>
    <w:basedOn w:val="VerbatimChar"/>
    <w:rPr>
      <w:rFonts w:ascii="Consolas" w:hAnsi="Consolas"/>
      <w:b/>
      <w:color w:val="003B4F"/>
      <w:sz w:val="22"/>
      <w:shd w:val="clear" w:color="auto" w:fill="F1F3F5"/>
    </w:rPr>
  </w:style>
  <w:style w:type="character" w:styleId="DataTypeTok" w:customStyle="1">
    <w:name w:val="DataTypeTok"/>
    <w:basedOn w:val="VerbatimChar"/>
    <w:rPr>
      <w:rFonts w:ascii="Consolas" w:hAnsi="Consolas"/>
      <w:color w:val="AD0000"/>
      <w:sz w:val="22"/>
      <w:shd w:val="clear" w:color="auto" w:fill="F1F3F5"/>
    </w:rPr>
  </w:style>
  <w:style w:type="character" w:styleId="DecValTok" w:customStyle="1">
    <w:name w:val="DecValTok"/>
    <w:basedOn w:val="VerbatimChar"/>
    <w:rPr>
      <w:rFonts w:ascii="Consolas" w:hAnsi="Consolas"/>
      <w:color w:val="AD0000"/>
      <w:sz w:val="22"/>
      <w:shd w:val="clear" w:color="auto" w:fill="F1F3F5"/>
    </w:rPr>
  </w:style>
  <w:style w:type="character" w:styleId="BaseNTok" w:customStyle="1">
    <w:name w:val="BaseNTok"/>
    <w:basedOn w:val="VerbatimChar"/>
    <w:rPr>
      <w:rFonts w:ascii="Consolas" w:hAnsi="Consolas"/>
      <w:color w:val="AD0000"/>
      <w:sz w:val="22"/>
      <w:shd w:val="clear" w:color="auto" w:fill="F1F3F5"/>
    </w:rPr>
  </w:style>
  <w:style w:type="character" w:styleId="FloatTok" w:customStyle="1">
    <w:name w:val="FloatTok"/>
    <w:basedOn w:val="VerbatimChar"/>
    <w:rPr>
      <w:rFonts w:ascii="Consolas" w:hAnsi="Consolas"/>
      <w:color w:val="AD0000"/>
      <w:sz w:val="22"/>
      <w:shd w:val="clear" w:color="auto" w:fill="F1F3F5"/>
    </w:rPr>
  </w:style>
  <w:style w:type="character" w:styleId="ConstantTok" w:customStyle="1">
    <w:name w:val="ConstantTok"/>
    <w:basedOn w:val="VerbatimChar"/>
    <w:rPr>
      <w:rFonts w:ascii="Consolas" w:hAnsi="Consolas"/>
      <w:color w:val="8F5902"/>
      <w:sz w:val="22"/>
      <w:shd w:val="clear" w:color="auto" w:fill="F1F3F5"/>
    </w:rPr>
  </w:style>
  <w:style w:type="character" w:styleId="CharTok" w:customStyle="1">
    <w:name w:val="CharTok"/>
    <w:basedOn w:val="VerbatimChar"/>
    <w:rPr>
      <w:rFonts w:ascii="Consolas" w:hAnsi="Consolas"/>
      <w:color w:val="20794D"/>
      <w:sz w:val="22"/>
      <w:shd w:val="clear" w:color="auto" w:fill="F1F3F5"/>
    </w:rPr>
  </w:style>
  <w:style w:type="character" w:styleId="SpecialCharTok" w:customStyle="1">
    <w:name w:val="SpecialCharTok"/>
    <w:basedOn w:val="VerbatimChar"/>
    <w:rPr>
      <w:rFonts w:ascii="Consolas" w:hAnsi="Consolas"/>
      <w:color w:val="5E5E5E"/>
      <w:sz w:val="22"/>
      <w:shd w:val="clear" w:color="auto" w:fill="F1F3F5"/>
    </w:rPr>
  </w:style>
  <w:style w:type="character" w:styleId="StringTok" w:customStyle="1">
    <w:name w:val="StringTok"/>
    <w:basedOn w:val="VerbatimChar"/>
    <w:rPr>
      <w:rFonts w:ascii="Consolas" w:hAnsi="Consolas"/>
      <w:color w:val="20794D"/>
      <w:sz w:val="22"/>
      <w:shd w:val="clear" w:color="auto" w:fill="F1F3F5"/>
    </w:rPr>
  </w:style>
  <w:style w:type="character" w:styleId="VerbatimStringTok" w:customStyle="1">
    <w:name w:val="VerbatimStringTok"/>
    <w:basedOn w:val="VerbatimChar"/>
    <w:rPr>
      <w:rFonts w:ascii="Consolas" w:hAnsi="Consolas"/>
      <w:color w:val="20794D"/>
      <w:sz w:val="22"/>
      <w:shd w:val="clear" w:color="auto" w:fill="F1F3F5"/>
    </w:rPr>
  </w:style>
  <w:style w:type="character" w:styleId="SpecialStringTok" w:customStyle="1">
    <w:name w:val="SpecialStringTok"/>
    <w:basedOn w:val="VerbatimChar"/>
    <w:rPr>
      <w:rFonts w:ascii="Consolas" w:hAnsi="Consolas"/>
      <w:color w:val="20794D"/>
      <w:sz w:val="22"/>
      <w:shd w:val="clear" w:color="auto" w:fill="F1F3F5"/>
    </w:rPr>
  </w:style>
  <w:style w:type="character" w:styleId="ImportTok" w:customStyle="1">
    <w:name w:val="ImportTok"/>
    <w:basedOn w:val="VerbatimChar"/>
    <w:rPr>
      <w:rFonts w:ascii="Consolas" w:hAnsi="Consolas"/>
      <w:color w:val="00769E"/>
      <w:sz w:val="22"/>
      <w:shd w:val="clear" w:color="auto" w:fill="F1F3F5"/>
    </w:rPr>
  </w:style>
  <w:style w:type="character" w:styleId="CommentTok" w:customStyle="1">
    <w:name w:val="CommentTok"/>
    <w:basedOn w:val="VerbatimChar"/>
    <w:rPr>
      <w:rFonts w:ascii="Consolas" w:hAnsi="Consolas"/>
      <w:color w:val="5E5E5E"/>
      <w:sz w:val="22"/>
      <w:shd w:val="clear" w:color="auto" w:fill="F1F3F5"/>
    </w:rPr>
  </w:style>
  <w:style w:type="character" w:styleId="DocumentationTok" w:customStyle="1">
    <w:name w:val="DocumentationTok"/>
    <w:basedOn w:val="VerbatimChar"/>
    <w:rPr>
      <w:rFonts w:ascii="Consolas" w:hAnsi="Consolas"/>
      <w:i/>
      <w:color w:val="5E5E5E"/>
      <w:sz w:val="22"/>
      <w:shd w:val="clear" w:color="auto" w:fill="F1F3F5"/>
    </w:rPr>
  </w:style>
  <w:style w:type="character" w:styleId="AnnotationTok" w:customStyle="1">
    <w:name w:val="AnnotationTok"/>
    <w:basedOn w:val="VerbatimChar"/>
    <w:rPr>
      <w:rFonts w:ascii="Consolas" w:hAnsi="Consolas"/>
      <w:color w:val="5E5E5E"/>
      <w:sz w:val="22"/>
      <w:shd w:val="clear" w:color="auto" w:fill="F1F3F5"/>
    </w:rPr>
  </w:style>
  <w:style w:type="character" w:styleId="CommentVarTok" w:customStyle="1">
    <w:name w:val="CommentVarTok"/>
    <w:basedOn w:val="VerbatimChar"/>
    <w:rPr>
      <w:rFonts w:ascii="Consolas" w:hAnsi="Consolas"/>
      <w:i/>
      <w:color w:val="5E5E5E"/>
      <w:sz w:val="22"/>
      <w:shd w:val="clear" w:color="auto" w:fill="F1F3F5"/>
    </w:rPr>
  </w:style>
  <w:style w:type="character" w:styleId="OtherTok" w:customStyle="1">
    <w:name w:val="OtherTok"/>
    <w:basedOn w:val="VerbatimChar"/>
    <w:rPr>
      <w:rFonts w:ascii="Consolas" w:hAnsi="Consolas"/>
      <w:color w:val="003B4F"/>
      <w:sz w:val="22"/>
      <w:shd w:val="clear" w:color="auto" w:fill="F1F3F5"/>
    </w:rPr>
  </w:style>
  <w:style w:type="character" w:styleId="FunctionTok" w:customStyle="1">
    <w:name w:val="FunctionTok"/>
    <w:basedOn w:val="VerbatimChar"/>
    <w:rPr>
      <w:rFonts w:ascii="Consolas" w:hAnsi="Consolas"/>
      <w:color w:val="4758AB"/>
      <w:sz w:val="22"/>
      <w:shd w:val="clear" w:color="auto" w:fill="F1F3F5"/>
    </w:rPr>
  </w:style>
  <w:style w:type="character" w:styleId="VariableTok" w:customStyle="1">
    <w:name w:val="VariableTok"/>
    <w:basedOn w:val="VerbatimChar"/>
    <w:rPr>
      <w:rFonts w:ascii="Consolas" w:hAnsi="Consolas"/>
      <w:color w:val="111111"/>
      <w:sz w:val="22"/>
      <w:shd w:val="clear" w:color="auto" w:fill="F1F3F5"/>
    </w:rPr>
  </w:style>
  <w:style w:type="character" w:styleId="ControlFlowTok" w:customStyle="1">
    <w:name w:val="ControlFlowTok"/>
    <w:basedOn w:val="VerbatimChar"/>
    <w:rPr>
      <w:rFonts w:ascii="Consolas" w:hAnsi="Consolas"/>
      <w:b/>
      <w:color w:val="003B4F"/>
      <w:sz w:val="22"/>
      <w:shd w:val="clear" w:color="auto" w:fill="F1F3F5"/>
    </w:rPr>
  </w:style>
  <w:style w:type="character" w:styleId="OperatorTok" w:customStyle="1">
    <w:name w:val="OperatorTok"/>
    <w:basedOn w:val="VerbatimChar"/>
    <w:rPr>
      <w:rFonts w:ascii="Consolas" w:hAnsi="Consolas"/>
      <w:color w:val="5E5E5E"/>
      <w:sz w:val="22"/>
      <w:shd w:val="clear" w:color="auto" w:fill="F1F3F5"/>
    </w:rPr>
  </w:style>
  <w:style w:type="character" w:styleId="BuiltInTok" w:customStyle="1">
    <w:name w:val="BuiltInTok"/>
    <w:basedOn w:val="VerbatimChar"/>
    <w:rPr>
      <w:rFonts w:ascii="Consolas" w:hAnsi="Consolas"/>
      <w:color w:val="003B4F"/>
      <w:sz w:val="22"/>
      <w:shd w:val="clear" w:color="auto" w:fill="F1F3F5"/>
    </w:rPr>
  </w:style>
  <w:style w:type="character" w:styleId="ExtensionTok" w:customStyle="1">
    <w:name w:val="ExtensionTok"/>
    <w:basedOn w:val="VerbatimChar"/>
    <w:rPr>
      <w:rFonts w:ascii="Consolas" w:hAnsi="Consolas"/>
      <w:color w:val="003B4F"/>
      <w:sz w:val="22"/>
      <w:shd w:val="clear" w:color="auto" w:fill="F1F3F5"/>
    </w:rPr>
  </w:style>
  <w:style w:type="character" w:styleId="PreprocessorTok" w:customStyle="1">
    <w:name w:val="PreprocessorTok"/>
    <w:basedOn w:val="VerbatimChar"/>
    <w:rPr>
      <w:rFonts w:ascii="Consolas" w:hAnsi="Consolas"/>
      <w:color w:val="AD0000"/>
      <w:sz w:val="22"/>
      <w:shd w:val="clear" w:color="auto" w:fill="F1F3F5"/>
    </w:rPr>
  </w:style>
  <w:style w:type="character" w:styleId="AttributeTok" w:customStyle="1">
    <w:name w:val="AttributeTok"/>
    <w:basedOn w:val="VerbatimChar"/>
    <w:rPr>
      <w:rFonts w:ascii="Consolas" w:hAnsi="Consolas"/>
      <w:color w:val="657422"/>
      <w:sz w:val="22"/>
      <w:shd w:val="clear" w:color="auto" w:fill="F1F3F5"/>
    </w:rPr>
  </w:style>
  <w:style w:type="character" w:styleId="RegionMarkerTok" w:customStyle="1">
    <w:name w:val="RegionMarkerTok"/>
    <w:basedOn w:val="VerbatimChar"/>
    <w:rPr>
      <w:rFonts w:ascii="Consolas" w:hAnsi="Consolas"/>
      <w:color w:val="003B4F"/>
      <w:sz w:val="22"/>
      <w:shd w:val="clear" w:color="auto" w:fill="F1F3F5"/>
    </w:rPr>
  </w:style>
  <w:style w:type="character" w:styleId="InformationTok" w:customStyle="1">
    <w:name w:val="InformationTok"/>
    <w:basedOn w:val="VerbatimChar"/>
    <w:rPr>
      <w:rFonts w:ascii="Consolas" w:hAnsi="Consolas"/>
      <w:color w:val="5E5E5E"/>
      <w:sz w:val="22"/>
      <w:shd w:val="clear" w:color="auto" w:fill="F1F3F5"/>
    </w:rPr>
  </w:style>
  <w:style w:type="character" w:styleId="WarningTok" w:customStyle="1">
    <w:name w:val="WarningTok"/>
    <w:basedOn w:val="VerbatimChar"/>
    <w:rPr>
      <w:rFonts w:ascii="Consolas" w:hAnsi="Consolas"/>
      <w:i/>
      <w:color w:val="5E5E5E"/>
      <w:sz w:val="22"/>
      <w:shd w:val="clear" w:color="auto" w:fill="F1F3F5"/>
    </w:rPr>
  </w:style>
  <w:style w:type="character" w:styleId="AlertTok" w:customStyle="1">
    <w:name w:val="AlertTok"/>
    <w:basedOn w:val="VerbatimChar"/>
    <w:rPr>
      <w:rFonts w:ascii="Consolas" w:hAnsi="Consolas"/>
      <w:color w:val="AD0000"/>
      <w:sz w:val="22"/>
      <w:shd w:val="clear" w:color="auto" w:fill="F1F3F5"/>
    </w:rPr>
  </w:style>
  <w:style w:type="character" w:styleId="ErrorTok" w:customStyle="1">
    <w:name w:val="ErrorTok"/>
    <w:basedOn w:val="VerbatimChar"/>
    <w:rPr>
      <w:rFonts w:ascii="Consolas" w:hAnsi="Consolas"/>
      <w:color w:val="AD0000"/>
      <w:sz w:val="22"/>
      <w:shd w:val="clear" w:color="auto" w:fill="F1F3F5"/>
    </w:rPr>
  </w:style>
  <w:style w:type="character" w:styleId="NormalTok" w:customStyle="1">
    <w:name w:val="NormalTok"/>
    <w:basedOn w:val="VerbatimChar"/>
    <w:rPr>
      <w:rFonts w:ascii="Consolas" w:hAnsi="Consolas"/>
      <w:color w:val="003B4F"/>
      <w:sz w:val="22"/>
      <w:shd w:val="clear" w:color="auto" w:fill="F1F3F5"/>
    </w:rPr>
  </w:style>
  <w:style w:type="paragraph" w:styleId="Revision">
    <w:name w:val="Revision"/>
    <w:hidden/>
    <w:rsid w:val="002B25AE"/>
    <w:pPr>
      <w:spacing w:after="0"/>
    </w:pPr>
  </w:style>
  <w:style w:type="character" w:styleId="CommentReference">
    <w:name w:val="annotation reference"/>
    <w:basedOn w:val="DefaultParagraphFont"/>
    <w:rsid w:val="008A3F27"/>
    <w:rPr>
      <w:sz w:val="16"/>
      <w:szCs w:val="16"/>
    </w:rPr>
  </w:style>
  <w:style w:type="paragraph" w:styleId="CommentText">
    <w:name w:val="annotation text"/>
    <w:basedOn w:val="Normal"/>
    <w:link w:val="CommentTextChar"/>
    <w:rsid w:val="008A3F27"/>
    <w:rPr>
      <w:sz w:val="20"/>
      <w:szCs w:val="20"/>
    </w:rPr>
  </w:style>
  <w:style w:type="character" w:styleId="CommentTextChar" w:customStyle="1">
    <w:name w:val="Comment Text Char"/>
    <w:basedOn w:val="DefaultParagraphFont"/>
    <w:link w:val="CommentText"/>
    <w:rsid w:val="008A3F27"/>
    <w:rPr>
      <w:sz w:val="20"/>
      <w:szCs w:val="20"/>
    </w:rPr>
  </w:style>
  <w:style w:type="paragraph" w:styleId="CommentSubject">
    <w:name w:val="annotation subject"/>
    <w:basedOn w:val="CommentText"/>
    <w:next w:val="CommentText"/>
    <w:link w:val="CommentSubjectChar"/>
    <w:rsid w:val="008A3F27"/>
    <w:rPr>
      <w:b/>
      <w:bCs/>
    </w:rPr>
  </w:style>
  <w:style w:type="character" w:styleId="CommentSubjectChar" w:customStyle="1">
    <w:name w:val="Comment Subject Char"/>
    <w:basedOn w:val="CommentTextChar"/>
    <w:link w:val="CommentSubject"/>
    <w:rsid w:val="008A3F27"/>
    <w:rPr>
      <w:b/>
      <w:bCs/>
      <w:sz w:val="20"/>
      <w:szCs w:val="20"/>
    </w:rPr>
  </w:style>
  <w:style w:type="character" w:styleId="UnresolvedMention">
    <w:name w:val="Unresolved Mention"/>
    <w:basedOn w:val="DefaultParagraphFont"/>
    <w:uiPriority w:val="99"/>
    <w:semiHidden/>
    <w:unhideWhenUsed/>
    <w:rsid w:val="007773C4"/>
    <w:rPr>
      <w:color w:val="605E5C"/>
      <w:shd w:val="clear" w:color="auto" w:fill="E1DFDD"/>
    </w:rPr>
  </w:style>
  <w:style w:type="paragraph" w:styleId="ListParagraph">
    <w:uiPriority w:val="34"/>
    <w:name w:val="List Paragraph"/>
    <w:basedOn w:val="Normal"/>
    <w:qFormat/>
    <w:rsid w:val="4465BD2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www.sciencedirect.com/science/article/pii/S221191242300010X" TargetMode="External" Id="R5632beb7045f4e45" /><Relationship Type="http://schemas.openxmlformats.org/officeDocument/2006/relationships/hyperlink" Target="https://blogs.worldbank.org/en/opendata/fertilizer-prices-surge-as-strait-of-hormuz-disruptions-tighten-" TargetMode="External" Id="Rf99b5cd0f91d4e3d" /><Relationship Type="http://schemas.openxmlformats.org/officeDocument/2006/relationships/hyperlink" Target="https://www.sciencedirect.com/science/article/pii/S030438782100081X" TargetMode="External" Id="Re8d9207fa5ff4e32" /><Relationship Type="http://schemas.openxmlformats.org/officeDocument/2006/relationships/hyperlink" Target="https://link.springer.com/book/10.1007/978-3-030-88802-2" TargetMode="External" Id="Rf7c219a9cd3e491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Van Campenhout, Bjorn (IFPRI-Belgium)</dc:creator>
  <keywords/>
  <lastModifiedBy>Bjorn Van Campenhout</lastModifiedBy>
  <revision>61</revision>
  <dcterms:created xsi:type="dcterms:W3CDTF">2026-05-27T09:47:00.0000000Z</dcterms:created>
  <dcterms:modified xsi:type="dcterms:W3CDTF">2026-05-28T10:32:10.9858514Z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